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CASOS DE USO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5612130" cy="299339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28.0" w:type="dxa"/>
        <w:jc w:val="left"/>
        <w:tblInd w:w="0.0" w:type="dxa"/>
        <w:tblLayout w:type="fixed"/>
        <w:tblLook w:val="0400"/>
      </w:tblPr>
      <w:tblGrid>
        <w:gridCol w:w="1461"/>
        <w:gridCol w:w="730"/>
        <w:gridCol w:w="6637"/>
        <w:tblGridChange w:id="0">
          <w:tblGrid>
            <w:gridCol w:w="1461"/>
            <w:gridCol w:w="730"/>
            <w:gridCol w:w="663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Caso de Uso 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Gestionar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 ingresan al registro para la validación de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 para verificar información del sito deberá de estar registrado en 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Secuencia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todos los datos correctos 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validará el login y el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podrán hacer la respectiva verificación del usuario 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accede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Excepciones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no son correctos no podrá acceder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pedirá que ingrese datos correctos de nuevo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828.0" w:type="dxa"/>
        <w:jc w:val="left"/>
        <w:tblInd w:w="0.0" w:type="dxa"/>
        <w:tblLayout w:type="fixed"/>
        <w:tblLook w:val="0400"/>
      </w:tblPr>
      <w:tblGrid>
        <w:gridCol w:w="1520"/>
        <w:gridCol w:w="691"/>
        <w:gridCol w:w="6617"/>
        <w:tblGridChange w:id="0">
          <w:tblGrid>
            <w:gridCol w:w="1520"/>
            <w:gridCol w:w="691"/>
            <w:gridCol w:w="661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Caso de Uso 1.1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Verificar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 verifican si el usuario existe o no 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 para poder verificar al usuario deberá de estar registrado en el sistema web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Secuencia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login y password 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validará el login y el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 podrán  hacer la respectiva verificación del usuario 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 accede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Excepciones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el login y el password no son correctos no podrá acceder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pedirá que ingrese el login y password de nuevo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828.0" w:type="dxa"/>
        <w:jc w:val="left"/>
        <w:tblInd w:w="0.0" w:type="dxa"/>
        <w:tblLayout w:type="fixed"/>
        <w:tblLook w:val="0400"/>
      </w:tblPr>
      <w:tblGrid>
        <w:gridCol w:w="1455"/>
        <w:gridCol w:w="744"/>
        <w:gridCol w:w="6629"/>
        <w:tblGridChange w:id="0">
          <w:tblGrid>
            <w:gridCol w:w="1455"/>
            <w:gridCol w:w="744"/>
            <w:gridCol w:w="662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Caso de Uso 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Registrar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 y administrador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deberá validar los datos del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 y administrador deberá de estar registrado primeramente para poder acceder al sistema y registrar al usuario dándole un login y password que será usado únicamente por el usuario que se le asigno dichos datos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Secuencia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Para acceder al sistema el Propietario y administrador debe tener un login y password únicos 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da acceso después de validado el login y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 validar los datos, el sistema muestra la información de único acceso por el Propietario y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 y administrador registran a los usuarios asignándoles un login y password único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 y administrador acceden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Excepciones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Si los datos de login y password no son válidos, el sistema informara al Propietario y administrador para verificar y actualizar los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el Propietario y administrador no ingresa correctamente los datos, el sistema no lo dejara ingresar.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 y administrador solicita cambio de password.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solicita el correo registrado para enviar el password temporal.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828.0" w:type="dxa"/>
        <w:jc w:val="left"/>
        <w:tblInd w:w="0.0" w:type="dxa"/>
        <w:tblLayout w:type="fixed"/>
        <w:tblLook w:val="0400"/>
      </w:tblPr>
      <w:tblGrid>
        <w:gridCol w:w="1558"/>
        <w:gridCol w:w="795"/>
        <w:gridCol w:w="6475"/>
        <w:tblGridChange w:id="0">
          <w:tblGrid>
            <w:gridCol w:w="1558"/>
            <w:gridCol w:w="795"/>
            <w:gridCol w:w="647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Caso de Uso 1.3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Validar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 y 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 y administrador validara al usuario 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E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 y administrador para poder validar al usuario deberá de estar registrado en el sistema web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0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Secuencia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login y password 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validara el login y el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 y administrador validara al usuario 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 y administrador accede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Excepciones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el login y el password no son correctos no podrá acceder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pedirá que ingrese el login y password de nuevo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828.0" w:type="dxa"/>
        <w:jc w:val="left"/>
        <w:tblInd w:w="0.0" w:type="dxa"/>
        <w:tblLayout w:type="fixed"/>
        <w:tblLook w:val="0400"/>
      </w:tblPr>
      <w:tblGrid>
        <w:gridCol w:w="1508"/>
        <w:gridCol w:w="905"/>
        <w:gridCol w:w="6415"/>
        <w:tblGridChange w:id="0">
          <w:tblGrid>
            <w:gridCol w:w="1508"/>
            <w:gridCol w:w="905"/>
            <w:gridCol w:w="641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Caso de Uso 1.4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Modificar al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El Propietario y administrador modificara al usuario según la información necesaria a cambiar, ya sea bajo el conocimiento o no del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 y administrador deberá de estar registrado en el sistema con su login y password únicos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Secuencia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el login y el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validará el login y el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 y administrador podrá modificar al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 y administrador accede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Excepciones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C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 mal el login y el password no podrá tener acceso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pedirá que ingrese nuevamente el login y el password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828.0" w:type="dxa"/>
        <w:jc w:val="left"/>
        <w:tblInd w:w="0.0" w:type="dxa"/>
        <w:tblLayout w:type="fixed"/>
        <w:tblLook w:val="0400"/>
      </w:tblPr>
      <w:tblGrid>
        <w:gridCol w:w="1508"/>
        <w:gridCol w:w="809"/>
        <w:gridCol w:w="6511"/>
        <w:tblGridChange w:id="0">
          <w:tblGrid>
            <w:gridCol w:w="1508"/>
            <w:gridCol w:w="809"/>
            <w:gridCol w:w="6511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Caso de Uso 1.5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Gestionar Rol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Propietario, Administrador, Entrenadores y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Propietario, Administrador, Entrenadores y clientes modificara al usuario según la información y asignara rol a cada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F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Propietario, Administrador, Entrenadores y clientes deberá de estar registrado en el sistema con su login y password, se le asigna un rol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1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Secuencia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validará el login y el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Propietario, Administrador, Entrenadores y clientes podrá asignar rol al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Propietario, Administrador, Entrenadores y clientes accede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Excepciones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 mal el login y el password no podrá tener acceso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pedirá que ingrese nuevamente el login y el password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/>
      </w:pPr>
      <w:r w:rsidDel="00000000" w:rsidR="00000000" w:rsidRPr="00000000">
        <w:rPr>
          <w:rtl w:val="0"/>
        </w:rPr>
        <w:t xml:space="preserve">ADMINISTRADOR</w:t>
      </w:r>
    </w:p>
    <w:tbl>
      <w:tblPr>
        <w:tblStyle w:val="Table7"/>
        <w:tblW w:w="8828.0" w:type="dxa"/>
        <w:jc w:val="left"/>
        <w:tblInd w:w="0.0" w:type="dxa"/>
        <w:tblLayout w:type="fixed"/>
        <w:tblLook w:val="0400"/>
      </w:tblPr>
      <w:tblGrid>
        <w:gridCol w:w="1455"/>
        <w:gridCol w:w="710"/>
        <w:gridCol w:w="6663"/>
        <w:tblGridChange w:id="0">
          <w:tblGrid>
            <w:gridCol w:w="1455"/>
            <w:gridCol w:w="710"/>
            <w:gridCol w:w="6663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Caso de Uso 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Gestionar Productos</w:t>
            </w:r>
          </w:p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 ingresan al sitio web para la validación de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Precondición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8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 para gestionar información de los productos deberá de estar registrado en el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Secuencia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todos los datos correctos 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validará el login y el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 podrán hacer la respectiva verificación de productos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Pos Condición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 acceden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Excepciones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B">
            <w:pPr>
              <w:spacing w:after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1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no son correctos no podrá acceder al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pedirá que ingrese datos correctos de nuevo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Caso de Uso 2.1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Verificar Producto</w:t>
            </w:r>
          </w:p>
        </w:tc>
      </w:tr>
      <w:tr>
        <w:tc>
          <w:tcPr/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Propietario, Administrador</w:t>
            </w:r>
          </w:p>
        </w:tc>
      </w:tr>
      <w:tr>
        <w:tc>
          <w:tcPr/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 verifican si el producto esta creado o no </w:t>
            </w:r>
          </w:p>
        </w:tc>
      </w:tr>
      <w:tr>
        <w:tc>
          <w:tcPr/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3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para poder verificar si el producto existe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13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1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Propietario y Administrador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podrán hacer consultar si el producto existe</w:t>
            </w:r>
          </w:p>
        </w:tc>
      </w:tr>
      <w:tr>
        <w:tc>
          <w:tcPr/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 acceden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1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14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r w:rsidDel="00000000" w:rsidR="00000000" w:rsidRPr="00000000">
        <w:rPr>
          <w:rtl w:val="0"/>
        </w:rPr>
        <w:t xml:space="preserve">ADMINISTRADOR</w:t>
      </w:r>
    </w:p>
    <w:tbl>
      <w:tblPr>
        <w:tblStyle w:val="Table9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Caso de Uso 2.2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Consulta de Producto</w:t>
            </w:r>
          </w:p>
        </w:tc>
      </w:tr>
      <w:tr>
        <w:tc>
          <w:tcPr/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 </w:t>
            </w:r>
            <w:r w:rsidDel="00000000" w:rsidR="00000000" w:rsidRPr="00000000">
              <w:rPr>
                <w:rtl w:val="0"/>
              </w:rPr>
              <w:t xml:space="preserve">consultan el producto</w:t>
            </w:r>
          </w:p>
        </w:tc>
      </w:tr>
      <w:tr>
        <w:tc>
          <w:tcPr/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5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Propietario, Administrador, Entrenadores y clientes </w:t>
            </w:r>
            <w:r w:rsidDel="00000000" w:rsidR="00000000" w:rsidRPr="00000000">
              <w:rPr>
                <w:rtl w:val="0"/>
              </w:rPr>
              <w:t xml:space="preserve">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15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1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16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No podrá ingresar al sistema si ingresa sus datos mal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solicitara que ingrese nuevamente sus datos </w:t>
            </w:r>
          </w:p>
        </w:tc>
      </w:tr>
    </w:tbl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center"/>
        <w:rPr/>
      </w:pPr>
      <w:r w:rsidDel="00000000" w:rsidR="00000000" w:rsidRPr="00000000">
        <w:rPr>
          <w:rtl w:val="0"/>
        </w:rPr>
        <w:t xml:space="preserve">ADMINISTRADOR</w:t>
      </w:r>
    </w:p>
    <w:tbl>
      <w:tblPr>
        <w:tblStyle w:val="Table10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Caso de Uso 2.3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Recepción y Registro </w:t>
            </w:r>
          </w:p>
        </w:tc>
      </w:tr>
      <w:tr>
        <w:tc>
          <w:tcPr/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modificara la información de los Productos</w:t>
            </w:r>
          </w:p>
        </w:tc>
      </w:tr>
      <w:tr>
        <w:tc>
          <w:tcPr/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8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tendrá que estar registrados en el sistema con un login y password únicos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18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1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únicos del Propietario y Administrador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el login y el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 modificar el producto</w:t>
            </w:r>
          </w:p>
        </w:tc>
      </w:tr>
      <w:tr>
        <w:tc>
          <w:tcPr/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acceden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1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19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Si el Propietario y Administrador no ingresan los datos correctos no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sus datos</w:t>
            </w:r>
          </w:p>
        </w:tc>
      </w:tr>
    </w:tbl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center"/>
        <w:rPr/>
      </w:pPr>
      <w:r w:rsidDel="00000000" w:rsidR="00000000" w:rsidRPr="00000000">
        <w:rPr>
          <w:rtl w:val="0"/>
        </w:rPr>
        <w:t xml:space="preserve">ADMINISTRADOR</w:t>
      </w:r>
    </w:p>
    <w:tbl>
      <w:tblPr>
        <w:tblStyle w:val="Table11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Caso de Uso 2.4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Consulta Stock</w:t>
            </w:r>
          </w:p>
        </w:tc>
      </w:tr>
      <w:tr>
        <w:tc>
          <w:tcPr/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/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La información del sistema solo podrá ser actualizada por el Administrador</w:t>
            </w:r>
          </w:p>
        </w:tc>
      </w:tr>
      <w:tr>
        <w:tc>
          <w:tcPr/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B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Administrador deberá de estar registrado en el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1B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1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ingresa su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actualizara los productos</w:t>
            </w:r>
          </w:p>
        </w:tc>
      </w:tr>
      <w:tr>
        <w:tc>
          <w:tcPr/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1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1C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por el Administrador no son válidos non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o través su login y password</w:t>
            </w:r>
          </w:p>
        </w:tc>
      </w:tr>
    </w:tbl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/>
      </w:pPr>
      <w:r w:rsidDel="00000000" w:rsidR="00000000" w:rsidRPr="00000000">
        <w:rPr>
          <w:rtl w:val="0"/>
        </w:rPr>
        <w:t xml:space="preserve">ADMINISTRADOR</w:t>
      </w:r>
    </w:p>
    <w:tbl>
      <w:tblPr>
        <w:tblStyle w:val="Table12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Caso de Uso 2.5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Salida de Productos</w:t>
            </w:r>
          </w:p>
        </w:tc>
      </w:tr>
      <w:tr>
        <w:tc>
          <w:tcPr/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 deberán llevar un control del producto y actualizarlo después de que este se termine</w:t>
            </w:r>
          </w:p>
        </w:tc>
      </w:tr>
      <w:tr>
        <w:tc>
          <w:tcPr/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E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deberá de estar registrado en el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1E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1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 ingresa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 actualizaran el producto</w:t>
            </w:r>
          </w:p>
        </w:tc>
      </w:tr>
      <w:tr>
        <w:tc>
          <w:tcPr/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1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1F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1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Si Propietario y Administrador ingresa los datos mal no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</w:t>
            </w:r>
            <w:sdt>
              <w:sdtPr>
                <w:tag w:val="goog_rdk_0"/>
              </w:sdtPr>
              <w:sdtContent>
                <w:ins w:author="SARAHY DUBILLYN OCAMPO SALCEDO" w:id="0" w:date="2019-10-24T00:54:00Z">
                  <w:r w:rsidDel="00000000" w:rsidR="00000000" w:rsidRPr="00000000">
                    <w:rPr>
                      <w:rtl w:val="0"/>
                    </w:rPr>
                    <w:t xml:space="preserve">solicitará</w:t>
                  </w:r>
                </w:ins>
              </w:sdtContent>
            </w:sdt>
            <w:sdt>
              <w:sdtPr>
                <w:tag w:val="goog_rdk_1"/>
              </w:sdtPr>
              <w:sdtContent>
                <w:del w:author="SARAHY DUBILLYN OCAMPO SALCEDO" w:id="0" w:date="2019-10-24T00:54:00Z">
                  <w:r w:rsidDel="00000000" w:rsidR="00000000" w:rsidRPr="00000000">
                    <w:rPr>
                      <w:rtl w:val="0"/>
                    </w:rPr>
                    <w:delText xml:space="preserve">solicitara</w:delText>
                  </w:r>
                </w:del>
              </w:sdtContent>
            </w:sdt>
            <w:r w:rsidDel="00000000" w:rsidR="00000000" w:rsidRPr="00000000">
              <w:rPr>
                <w:rtl w:val="0"/>
              </w:rPr>
              <w:t xml:space="preserve"> que ingrese nuevamente sus datos </w:t>
            </w:r>
          </w:p>
        </w:tc>
      </w:tr>
    </w:tbl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/>
        <w:drawing>
          <wp:inline distB="0" distT="0" distL="0" distR="0">
            <wp:extent cx="5612130" cy="235648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6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3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Caso de Uso 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Recuperar contraseña</w:t>
            </w:r>
          </w:p>
        </w:tc>
      </w:tr>
      <w:tr>
        <w:tc>
          <w:tcPr/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les llega al correo cambio de contraseña que le corresponde a su perfil</w:t>
            </w:r>
          </w:p>
        </w:tc>
      </w:tr>
      <w:tr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09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deberán estar registrados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0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2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Ingresa correo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les llega al correo cambio de contraseña que le corresponde a su perfil</w:t>
            </w:r>
          </w:p>
        </w:tc>
      </w:tr>
      <w:tr>
        <w:tc>
          <w:tcPr/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acceden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21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son incorrectos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los datos</w:t>
            </w:r>
          </w:p>
        </w:tc>
      </w:tr>
    </w:tbl>
    <w:p w:rsidR="00000000" w:rsidDel="00000000" w:rsidP="00000000" w:rsidRDefault="00000000" w:rsidRPr="00000000" w14:paraId="000002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  <w:t xml:space="preserve">Caso de Uso 3.1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Verificar usuario existente </w:t>
            </w:r>
          </w:p>
        </w:tc>
      </w:tr>
      <w:tr>
        <w:tc>
          <w:tcPr/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podrá verificar si está  registrado</w:t>
            </w:r>
          </w:p>
        </w:tc>
      </w:tr>
      <w:tr>
        <w:tc>
          <w:tcPr/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32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deberá estar registrado en el sistema para verificar su información personal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3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2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podrá ver el registro que le corresponde a su perfil</w:t>
            </w:r>
          </w:p>
        </w:tc>
      </w:tr>
      <w:tr>
        <w:tc>
          <w:tcPr/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acceden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24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son incorrectos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los datos</w:t>
            </w:r>
          </w:p>
        </w:tc>
      </w:tr>
    </w:tbl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jc w:val="center"/>
        <w:rPr/>
      </w:pPr>
      <w:r w:rsidDel="00000000" w:rsidR="00000000" w:rsidRPr="00000000">
        <w:rPr>
          <w:rtl w:val="0"/>
        </w:rPr>
        <w:t xml:space="preserve">CLIENTE</w:t>
      </w:r>
    </w:p>
    <w:tbl>
      <w:tblPr>
        <w:tblStyle w:val="Table15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  <w:t xml:space="preserve">Caso de Uso 3.2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  <w:t xml:space="preserve">Solicitar Correo</w:t>
            </w:r>
          </w:p>
        </w:tc>
      </w:tr>
      <w:tr>
        <w:tc>
          <w:tcPr/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podrán recuperar la contraseña</w:t>
            </w:r>
          </w:p>
        </w:tc>
      </w:tr>
      <w:tr>
        <w:tc>
          <w:tcPr/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para poder ver los detalles del perfil, deberán de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6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2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  <w:t xml:space="preserve">Ingresa login y password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el login y el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podrá ver los detalles del perfil</w:t>
            </w:r>
          </w:p>
        </w:tc>
      </w:tr>
      <w:tr>
        <w:tc>
          <w:tcPr/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ingresan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27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no son válidos no podrá ingresar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nuevamente el login y password</w:t>
            </w:r>
          </w:p>
        </w:tc>
      </w:tr>
    </w:tbl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jc w:val="center"/>
        <w:rPr/>
      </w:pPr>
      <w:r w:rsidDel="00000000" w:rsidR="00000000" w:rsidRPr="00000000">
        <w:rPr>
          <w:rtl w:val="0"/>
        </w:rPr>
        <w:t xml:space="preserve">CLIENTE</w:t>
      </w:r>
    </w:p>
    <w:p w:rsidR="00000000" w:rsidDel="00000000" w:rsidP="00000000" w:rsidRDefault="00000000" w:rsidRPr="00000000" w14:paraId="0000027F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tl w:val="0"/>
              </w:rPr>
              <w:t xml:space="preserve">Caso de Uso 3.3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Enviar código de Verificación</w:t>
            </w:r>
          </w:p>
        </w:tc>
      </w:tr>
      <w:tr>
        <w:tc>
          <w:tcPr/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  <w:t xml:space="preserve">El Cliente podrá cambiar la contraseña</w:t>
            </w:r>
          </w:p>
        </w:tc>
      </w:tr>
      <w:tr>
        <w:tc>
          <w:tcPr/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8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Cliente podrá cambiar la contraseña, deberá de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8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28D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2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podrá cambiar la contraseña de su Perfil</w:t>
            </w:r>
          </w:p>
        </w:tc>
      </w:tr>
      <w:tr>
        <w:tc>
          <w:tcPr/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29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válidos no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nuevamente los datos</w:t>
            </w:r>
          </w:p>
        </w:tc>
      </w:tr>
    </w:tbl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jc w:val="center"/>
        <w:rPr/>
      </w:pPr>
      <w:r w:rsidDel="00000000" w:rsidR="00000000" w:rsidRPr="00000000">
        <w:rPr>
          <w:rtl w:val="0"/>
        </w:rPr>
        <w:t xml:space="preserve">Cliente</w:t>
      </w:r>
    </w:p>
    <w:tbl>
      <w:tblPr>
        <w:tblStyle w:val="Table17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Caso de Uso 3.4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rtl w:val="0"/>
              </w:rPr>
              <w:t xml:space="preserve">Ingresa Nueva contraseña</w:t>
            </w:r>
          </w:p>
        </w:tc>
      </w:tr>
      <w:tr>
        <w:tc>
          <w:tcPr/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podrá ingresar nueva contraseña</w:t>
            </w:r>
          </w:p>
        </w:tc>
      </w:tr>
      <w:tr>
        <w:tc>
          <w:tcPr/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B4">
            <w:pPr>
              <w:jc w:val="both"/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deberá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B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2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  <w:t xml:space="preserve">Ingresar los datos para poder ingresar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podrá ingresar nueva contraseña</w:t>
            </w:r>
          </w:p>
        </w:tc>
      </w:tr>
      <w:tr>
        <w:tc>
          <w:tcPr/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Entrenadores y clientes</w:t>
            </w:r>
            <w:r w:rsidDel="00000000" w:rsidR="00000000" w:rsidRPr="00000000">
              <w:rPr>
                <w:rtl w:val="0"/>
              </w:rPr>
              <w:t xml:space="preserve">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2C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son incorrectos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los datos</w:t>
            </w:r>
          </w:p>
        </w:tc>
      </w:tr>
    </w:tbl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center"/>
        <w:rPr/>
      </w:pPr>
      <w:r w:rsidDel="00000000" w:rsidR="00000000" w:rsidRPr="00000000">
        <w:rPr>
          <w:rtl w:val="0"/>
        </w:rPr>
        <w:t xml:space="preserve">CASOS DE USO DEL COLABORADOR</w:t>
      </w:r>
    </w:p>
    <w:p w:rsidR="00000000" w:rsidDel="00000000" w:rsidP="00000000" w:rsidRDefault="00000000" w:rsidRPr="00000000" w14:paraId="000002D5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612130" cy="2045335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8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Caso de Uso 4.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rtl w:val="0"/>
              </w:rPr>
              <w:t xml:space="preserve">Gestionar Maquinas</w:t>
            </w:r>
          </w:p>
        </w:tc>
      </w:tr>
      <w:tr>
        <w:tc>
          <w:tcPr/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  <w:t xml:space="preserve">Colaborador</w:t>
            </w:r>
          </w:p>
        </w:tc>
      </w:tr>
      <w:tr>
        <w:tc>
          <w:tcPr/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deberá de encargarse del registro y salida de las maquinas </w:t>
            </w:r>
          </w:p>
        </w:tc>
      </w:tr>
      <w:tr>
        <w:tc>
          <w:tcPr/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E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colaborador deberá estar registrado en el sistema de información para poder registrar las máquinas y hacer respectiva revisión.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E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2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deberá estar registrado en el sistema de información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ingresa su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 ingresados por el colaborador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brinda información sobre el estado de las maquinas</w:t>
            </w:r>
          </w:p>
        </w:tc>
      </w:tr>
      <w:tr>
        <w:tc>
          <w:tcPr/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2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2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2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  <w:t xml:space="preserve">Si el colaborador no está registrado en el sistema no podrá alterar ningún dato ni hacer uso de las máquinas para la revisión.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2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por el colaborador no son válidos no podrá acceder al sistema de información</w:t>
            </w:r>
          </w:p>
        </w:tc>
      </w:tr>
    </w:tbl>
    <w:p w:rsidR="00000000" w:rsidDel="00000000" w:rsidP="00000000" w:rsidRDefault="00000000" w:rsidRPr="00000000" w14:paraId="000002F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  <w:t xml:space="preserve">Caso de Uso 4.1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  <w:t xml:space="preserve">Verificar Stock</w:t>
            </w:r>
          </w:p>
        </w:tc>
      </w:tr>
      <w:tr>
        <w:tc>
          <w:tcPr/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  <w:t xml:space="preserve">Colaborador</w:t>
            </w:r>
          </w:p>
        </w:tc>
      </w:tr>
      <w:tr>
        <w:tc>
          <w:tcPr/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7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deberá de encargarse de que las maquinas estén registradas y revisar el buen funcionamiento de ellas.</w:t>
            </w:r>
          </w:p>
        </w:tc>
      </w:tr>
      <w:tr>
        <w:tc>
          <w:tcPr/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0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colaborador deberá estar registrado en el sistema de información para poder registrar las máquinas y hacer respectiva revisión.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0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3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deberá estar registrado en el sistema de información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ingresa su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 ingresados por el colaborador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mirara cuantos usuarios están registrados para darles la información </w:t>
            </w:r>
          </w:p>
        </w:tc>
      </w:tr>
      <w:tr>
        <w:tc>
          <w:tcPr/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  <w:t xml:space="preserve">Si el colaborador no está registrado en el sistema no podrá alterar ningún dato ni hacer uso de las máquinas para la revisión.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por el colaborador no son válidos no podrá acceder al sistema de información</w:t>
            </w:r>
          </w:p>
        </w:tc>
      </w:tr>
    </w:tbl>
    <w:p w:rsidR="00000000" w:rsidDel="00000000" w:rsidP="00000000" w:rsidRDefault="00000000" w:rsidRPr="00000000" w14:paraId="00000328">
      <w:pPr>
        <w:jc w:val="center"/>
        <w:rPr/>
      </w:pPr>
      <w:r w:rsidDel="00000000" w:rsidR="00000000" w:rsidRPr="00000000">
        <w:rPr>
          <w:rtl w:val="0"/>
        </w:rPr>
        <w:t xml:space="preserve">COLABORADOR</w:t>
      </w:r>
    </w:p>
    <w:tbl>
      <w:tblPr>
        <w:tblStyle w:val="Table20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Caso de Uso 4.2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Registrar Maquina</w:t>
            </w:r>
          </w:p>
        </w:tc>
      </w:tr>
      <w:tr>
        <w:tc>
          <w:tcPr/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  <w:t xml:space="preserve">Colaborador</w:t>
            </w:r>
          </w:p>
        </w:tc>
      </w:tr>
      <w:tr>
        <w:tc>
          <w:tcPr/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0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deberá registrar los movimientos de entrada y salida de la máquina y su estado.</w:t>
            </w:r>
          </w:p>
        </w:tc>
      </w:tr>
      <w:tr>
        <w:tc>
          <w:tcPr/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3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colaborador deberá de estar registrado en el sistema de información para poder tener acceso al stock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3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3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Ingresar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accede a la información sobre el stock que está en el sistema de información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dará la información a los usuarios sobre las maquinas disponibles en el stock</w:t>
            </w:r>
          </w:p>
        </w:tc>
      </w:tr>
      <w:tr>
        <w:tc>
          <w:tcPr/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34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  <w:t xml:space="preserve">Si el colaborador no está registrado no podrá darles la información a los usuarios.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52">
            <w:pPr>
              <w:rPr/>
            </w:pPr>
            <w:r w:rsidDel="00000000" w:rsidR="00000000" w:rsidRPr="00000000">
              <w:rPr>
                <w:rtl w:val="0"/>
              </w:rPr>
              <w:t xml:space="preserve">Datos incorrectos ingresados por le colaborador no podrá ingresar al sistema de información</w:t>
            </w:r>
          </w:p>
        </w:tc>
      </w:tr>
    </w:tbl>
    <w:p w:rsidR="00000000" w:rsidDel="00000000" w:rsidP="00000000" w:rsidRDefault="00000000" w:rsidRPr="00000000" w14:paraId="000003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jc w:val="center"/>
        <w:rPr/>
      </w:pPr>
      <w:r w:rsidDel="00000000" w:rsidR="00000000" w:rsidRPr="00000000">
        <w:rPr>
          <w:rtl w:val="0"/>
        </w:rPr>
        <w:t xml:space="preserve">COLABORADOR</w:t>
      </w:r>
    </w:p>
    <w:tbl>
      <w:tblPr>
        <w:tblStyle w:val="Table21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  <w:t xml:space="preserve">Caso de Uso 4.3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rtl w:val="0"/>
              </w:rPr>
              <w:t xml:space="preserve">Tipo de Maquina</w:t>
            </w:r>
          </w:p>
        </w:tc>
      </w:tr>
      <w:tr>
        <w:tc>
          <w:tcPr/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rtl w:val="0"/>
              </w:rPr>
              <w:t xml:space="preserve">Colaborador</w:t>
            </w:r>
          </w:p>
        </w:tc>
      </w:tr>
      <w:tr>
        <w:tc>
          <w:tcPr/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C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deberá de organizar el Stock y las máquinas.</w:t>
            </w:r>
          </w:p>
        </w:tc>
      </w:tr>
      <w:tr>
        <w:tc>
          <w:tcPr/>
          <w:p w:rsidR="00000000" w:rsidDel="00000000" w:rsidP="00000000" w:rsidRDefault="00000000" w:rsidRPr="00000000" w14:paraId="0000035E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colaborador deberá de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6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362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3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67">
            <w:pPr>
              <w:rPr/>
            </w:pPr>
            <w:r w:rsidDel="00000000" w:rsidR="00000000" w:rsidRPr="00000000">
              <w:rPr>
                <w:rtl w:val="0"/>
              </w:rPr>
              <w:t xml:space="preserve">Ingresar los datos que solicita el sistema de información para poder acceder a este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6A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mirara cuantas maquinas hay disponibles para mostrar a los usuarios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70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dará la información a los usuarios sobre el estado de las maquinas</w:t>
            </w:r>
          </w:p>
        </w:tc>
      </w:tr>
      <w:tr>
        <w:tc>
          <w:tcPr/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2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3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7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  <w:t xml:space="preserve">Si el colaborador no está registrado no podrá darles la información a los usuarios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rtl w:val="0"/>
              </w:rPr>
              <w:t xml:space="preserve">Si los datos que ingreso el colaborador no son válidos no podrá acceder al sistema de información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mostrara que vuelva a ingresar los datos </w:t>
            </w:r>
          </w:p>
        </w:tc>
      </w:tr>
    </w:tbl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384">
            <w:pPr>
              <w:rPr/>
            </w:pPr>
            <w:r w:rsidDel="00000000" w:rsidR="00000000" w:rsidRPr="00000000">
              <w:rPr>
                <w:rtl w:val="0"/>
              </w:rPr>
              <w:t xml:space="preserve">Caso de Uso 4.4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rtl w:val="0"/>
              </w:rPr>
              <w:t xml:space="preserve">Estado de la maquina</w:t>
            </w:r>
          </w:p>
        </w:tc>
      </w:tr>
      <w:tr>
        <w:tc>
          <w:tcPr/>
          <w:p w:rsidR="00000000" w:rsidDel="00000000" w:rsidP="00000000" w:rsidRDefault="00000000" w:rsidRPr="00000000" w14:paraId="00000387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tl w:val="0"/>
              </w:rPr>
              <w:t xml:space="preserve">Colaborador</w:t>
            </w:r>
          </w:p>
        </w:tc>
      </w:tr>
      <w:tr>
        <w:tc>
          <w:tcPr/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podrá ver la información y el estado de la maquina</w:t>
            </w:r>
          </w:p>
        </w:tc>
      </w:tr>
      <w:tr>
        <w:tc>
          <w:tcPr/>
          <w:p w:rsidR="00000000" w:rsidDel="00000000" w:rsidP="00000000" w:rsidRDefault="00000000" w:rsidRPr="00000000" w14:paraId="0000038D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8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colaborador deberá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9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391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3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96">
            <w:pPr>
              <w:rPr/>
            </w:pPr>
            <w:r w:rsidDel="00000000" w:rsidR="00000000" w:rsidRPr="00000000">
              <w:rPr>
                <w:rtl w:val="0"/>
              </w:rPr>
              <w:t xml:space="preserve">Ingresar los datos para poder ingresar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99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9C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podrá ver la información y el estado de las maquinas</w:t>
            </w:r>
          </w:p>
        </w:tc>
      </w:tr>
      <w:tr>
        <w:tc>
          <w:tcPr/>
          <w:p w:rsidR="00000000" w:rsidDel="00000000" w:rsidP="00000000" w:rsidRDefault="00000000" w:rsidRPr="00000000" w14:paraId="0000039D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9E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3A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7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son incorrectos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AA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los datos</w:t>
            </w:r>
          </w:p>
        </w:tc>
      </w:tr>
    </w:tbl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3AD">
            <w:pPr>
              <w:rPr/>
            </w:pPr>
            <w:r w:rsidDel="00000000" w:rsidR="00000000" w:rsidRPr="00000000">
              <w:rPr>
                <w:rtl w:val="0"/>
              </w:rPr>
              <w:t xml:space="preserve">Caso de Uso 4.5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AE">
            <w:pPr>
              <w:rPr/>
            </w:pPr>
            <w:r w:rsidDel="00000000" w:rsidR="00000000" w:rsidRPr="00000000">
              <w:rPr>
                <w:rtl w:val="0"/>
              </w:rPr>
              <w:t xml:space="preserve">Vender Maquina</w:t>
            </w:r>
          </w:p>
        </w:tc>
      </w:tr>
      <w:tr>
        <w:tc>
          <w:tcPr/>
          <w:p w:rsidR="00000000" w:rsidDel="00000000" w:rsidP="00000000" w:rsidRDefault="00000000" w:rsidRPr="00000000" w14:paraId="000003B0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1">
            <w:pPr>
              <w:rPr/>
            </w:pPr>
            <w:r w:rsidDel="00000000" w:rsidR="00000000" w:rsidRPr="00000000">
              <w:rPr>
                <w:rtl w:val="0"/>
              </w:rPr>
              <w:t xml:space="preserve">Colaborador</w:t>
            </w:r>
          </w:p>
        </w:tc>
      </w:tr>
      <w:tr>
        <w:tc>
          <w:tcPr/>
          <w:p w:rsidR="00000000" w:rsidDel="00000000" w:rsidP="00000000" w:rsidRDefault="00000000" w:rsidRPr="00000000" w14:paraId="000003B3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4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pone a la venta una nueva maquina</w:t>
            </w:r>
          </w:p>
        </w:tc>
      </w:tr>
      <w:tr>
        <w:tc>
          <w:tcPr/>
          <w:p w:rsidR="00000000" w:rsidDel="00000000" w:rsidP="00000000" w:rsidRDefault="00000000" w:rsidRPr="00000000" w14:paraId="000003B6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B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colaborador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B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3BA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3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BF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C2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C5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publica una venta nueva</w:t>
            </w:r>
          </w:p>
        </w:tc>
      </w:tr>
      <w:tr>
        <w:tc>
          <w:tcPr/>
          <w:p w:rsidR="00000000" w:rsidDel="00000000" w:rsidP="00000000" w:rsidRDefault="00000000" w:rsidRPr="00000000" w14:paraId="000003C6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C7">
            <w:pPr>
              <w:rPr/>
            </w:pPr>
            <w:r w:rsidDel="00000000" w:rsidR="00000000" w:rsidRPr="00000000">
              <w:rPr>
                <w:rtl w:val="0"/>
              </w:rPr>
              <w:t xml:space="preserve">El colaborador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3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D0">
            <w:pPr>
              <w:rPr/>
            </w:pPr>
            <w:r w:rsidDel="00000000" w:rsidR="00000000" w:rsidRPr="00000000">
              <w:rPr>
                <w:rtl w:val="0"/>
              </w:rPr>
              <w:t xml:space="preserve">No podrá ingresar al sistema si ingresa sus datos mal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D3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solicitara que ingrese nuevamente sus datos </w:t>
            </w:r>
          </w:p>
        </w:tc>
      </w:tr>
    </w:tbl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jc w:val="center"/>
        <w:rPr/>
      </w:pPr>
      <w:r w:rsidDel="00000000" w:rsidR="00000000" w:rsidRPr="00000000">
        <w:rPr>
          <w:rtl w:val="0"/>
        </w:rPr>
        <w:t xml:space="preserve">CASOS DE USO ENTRENADOR</w:t>
      </w:r>
    </w:p>
    <w:p w:rsidR="00000000" w:rsidDel="00000000" w:rsidP="00000000" w:rsidRDefault="00000000" w:rsidRPr="00000000" w14:paraId="000003D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612130" cy="186436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4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3DB">
            <w:pPr>
              <w:rPr/>
            </w:pPr>
            <w:r w:rsidDel="00000000" w:rsidR="00000000" w:rsidRPr="00000000">
              <w:rPr>
                <w:rtl w:val="0"/>
              </w:rPr>
              <w:t xml:space="preserve">Caso de Uso 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C">
            <w:pPr>
              <w:rPr/>
            </w:pPr>
            <w:r w:rsidDel="00000000" w:rsidR="00000000" w:rsidRPr="00000000">
              <w:rPr>
                <w:rtl w:val="0"/>
              </w:rPr>
              <w:t xml:space="preserve">Gestionar Plan de valoración y entrenamiento</w:t>
            </w:r>
          </w:p>
        </w:tc>
      </w:tr>
      <w:tr>
        <w:tc>
          <w:tcPr/>
          <w:p w:rsidR="00000000" w:rsidDel="00000000" w:rsidP="00000000" w:rsidRDefault="00000000" w:rsidRPr="00000000" w14:paraId="000003DE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DF">
            <w:pPr>
              <w:rPr/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 y 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3E1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2">
            <w:pPr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 y cliente</w:t>
            </w:r>
            <w:r w:rsidDel="00000000" w:rsidR="00000000" w:rsidRPr="00000000">
              <w:rPr>
                <w:rtl w:val="0"/>
              </w:rPr>
              <w:t xml:space="preserve"> deberán ingresar al sitio para validar sus rutinas y horarios</w:t>
            </w:r>
          </w:p>
        </w:tc>
      </w:tr>
      <w:tr>
        <w:tc>
          <w:tcPr/>
          <w:p w:rsidR="00000000" w:rsidDel="00000000" w:rsidP="00000000" w:rsidRDefault="00000000" w:rsidRPr="00000000" w14:paraId="000003E4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el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 y cliente</w:t>
            </w:r>
            <w:r w:rsidDel="00000000" w:rsidR="00000000" w:rsidRPr="00000000">
              <w:rPr>
                <w:rtl w:val="0"/>
              </w:rPr>
              <w:t xml:space="preserve"> pueda ingresar al sistema debe de estar registrado  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E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3E8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3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ED">
            <w:pPr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 y cliente</w:t>
            </w:r>
            <w:r w:rsidDel="00000000" w:rsidR="00000000" w:rsidRPr="00000000">
              <w:rPr>
                <w:rtl w:val="0"/>
              </w:rPr>
              <w:t xml:space="preserve"> ingresan login y password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E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F0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F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F3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por el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 y cliente</w:t>
            </w:r>
            <w:r w:rsidDel="00000000" w:rsidR="00000000" w:rsidRPr="00000000">
              <w:rPr>
                <w:rtl w:val="0"/>
              </w:rPr>
              <w:t xml:space="preserve"> son válidos, podrá ingresar al sistema web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F6">
            <w:pPr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 y cliente</w:t>
            </w:r>
            <w:r w:rsidDel="00000000" w:rsidR="00000000" w:rsidRPr="00000000">
              <w:rPr>
                <w:rtl w:val="0"/>
              </w:rPr>
              <w:t xml:space="preserve"> pondrán visualizar rutinas y horarios y/o podrá modificar la información de acuerdo a su disponibilidad </w:t>
            </w:r>
          </w:p>
        </w:tc>
      </w:tr>
      <w:tr>
        <w:tc>
          <w:tcPr/>
          <w:p w:rsidR="00000000" w:rsidDel="00000000" w:rsidP="00000000" w:rsidRDefault="00000000" w:rsidRPr="00000000" w14:paraId="000003F7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F8">
            <w:pPr>
              <w:rPr/>
            </w:pPr>
            <w:r w:rsidDel="00000000" w:rsidR="00000000" w:rsidRPr="00000000">
              <w:rPr>
                <w:rtl w:val="0"/>
              </w:rPr>
              <w:t xml:space="preserve">El 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Propietario, Administrador, Entrenador y cliente</w:t>
            </w:r>
            <w:r w:rsidDel="00000000" w:rsidR="00000000" w:rsidRPr="00000000">
              <w:rPr>
                <w:rtl w:val="0"/>
              </w:rPr>
              <w:t xml:space="preserve">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3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3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3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3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FF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por el entrenador no son válidos, no podrá ingresar al sistema web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02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sus datos</w:t>
            </w:r>
          </w:p>
        </w:tc>
      </w:tr>
    </w:tbl>
    <w:p w:rsidR="00000000" w:rsidDel="00000000" w:rsidP="00000000" w:rsidRDefault="00000000" w:rsidRPr="00000000" w14:paraId="000004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405">
            <w:pPr>
              <w:rPr/>
            </w:pPr>
            <w:r w:rsidDel="00000000" w:rsidR="00000000" w:rsidRPr="00000000">
              <w:rPr>
                <w:rtl w:val="0"/>
              </w:rPr>
              <w:t xml:space="preserve">Caso de Uso 5.1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6">
            <w:pPr>
              <w:rPr/>
            </w:pPr>
            <w:r w:rsidDel="00000000" w:rsidR="00000000" w:rsidRPr="00000000">
              <w:rPr>
                <w:rtl w:val="0"/>
              </w:rPr>
              <w:t xml:space="preserve">Validar rutinas y horarios</w:t>
            </w:r>
          </w:p>
        </w:tc>
      </w:tr>
      <w:tr>
        <w:tc>
          <w:tcPr/>
          <w:p w:rsidR="00000000" w:rsidDel="00000000" w:rsidP="00000000" w:rsidRDefault="00000000" w:rsidRPr="00000000" w14:paraId="00000408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9">
            <w:pPr>
              <w:rPr/>
            </w:pPr>
            <w:r w:rsidDel="00000000" w:rsidR="00000000" w:rsidRPr="00000000">
              <w:rPr>
                <w:rtl w:val="0"/>
              </w:rPr>
              <w:t xml:space="preserve">Propietario, administrador y Entrenador</w:t>
            </w:r>
          </w:p>
        </w:tc>
      </w:tr>
      <w:tr>
        <w:tc>
          <w:tcPr/>
          <w:p w:rsidR="00000000" w:rsidDel="00000000" w:rsidP="00000000" w:rsidRDefault="00000000" w:rsidRPr="00000000" w14:paraId="0000040B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C">
            <w:pPr>
              <w:rPr/>
            </w:pPr>
            <w:r w:rsidDel="00000000" w:rsidR="00000000" w:rsidRPr="00000000">
              <w:rPr>
                <w:rtl w:val="0"/>
              </w:rPr>
              <w:t xml:space="preserve">El sistema deberá de validar el login del Entrenador y el password  del Propietario, administrador y Entrenador</w:t>
            </w:r>
          </w:p>
        </w:tc>
      </w:tr>
      <w:tr>
        <w:tc>
          <w:tcPr/>
          <w:p w:rsidR="00000000" w:rsidDel="00000000" w:rsidP="00000000" w:rsidRDefault="00000000" w:rsidRPr="00000000" w14:paraId="0000040E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0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Para que el Propietario, administrador y Entrenador puedan ingresar al sistema debe de estar registrado  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1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412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4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17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Propietario, administrador y Entrenador ingresa su número de documento de identidad y password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1A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1D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por el entrenador son válidos, podrá ingresar al sistema web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20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Propietario, administrador y Entrenador pondrá rutinas y horarios para los clientes y/o podrá modificar la información de acuerdo a su disponibilidad </w:t>
            </w:r>
          </w:p>
        </w:tc>
      </w:tr>
      <w:tr>
        <w:tc>
          <w:tcPr/>
          <w:p w:rsidR="00000000" w:rsidDel="00000000" w:rsidP="00000000" w:rsidRDefault="00000000" w:rsidRPr="00000000" w14:paraId="00000421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2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Propietario, administrador y Entrenador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29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por el Propietario, administrador y Entrenador no son válidos, no podrá ingresar al sistema web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2C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sus datos</w:t>
            </w:r>
          </w:p>
        </w:tc>
      </w:tr>
    </w:tbl>
    <w:p w:rsidR="00000000" w:rsidDel="00000000" w:rsidP="00000000" w:rsidRDefault="00000000" w:rsidRPr="00000000" w14:paraId="0000042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42E">
            <w:pPr>
              <w:rPr/>
            </w:pPr>
            <w:r w:rsidDel="00000000" w:rsidR="00000000" w:rsidRPr="00000000">
              <w:rPr>
                <w:rtl w:val="0"/>
              </w:rPr>
              <w:t xml:space="preserve">Caso de Uso 5.2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2F">
            <w:pPr>
              <w:rPr/>
            </w:pPr>
            <w:r w:rsidDel="00000000" w:rsidR="00000000" w:rsidRPr="00000000">
              <w:rPr>
                <w:rtl w:val="0"/>
              </w:rPr>
              <w:t xml:space="preserve">Crear guía de Valoración</w:t>
            </w:r>
          </w:p>
        </w:tc>
      </w:tr>
      <w:tr>
        <w:tc>
          <w:tcPr/>
          <w:p w:rsidR="00000000" w:rsidDel="00000000" w:rsidP="00000000" w:rsidRDefault="00000000" w:rsidRPr="00000000" w14:paraId="00000431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2">
            <w:pPr>
              <w:rPr/>
            </w:pPr>
            <w:r w:rsidDel="00000000" w:rsidR="00000000" w:rsidRPr="00000000">
              <w:rPr>
                <w:rtl w:val="0"/>
              </w:rPr>
              <w:t xml:space="preserve">Entrenador</w:t>
            </w:r>
          </w:p>
        </w:tc>
      </w:tr>
      <w:tr>
        <w:tc>
          <w:tcPr/>
          <w:p w:rsidR="00000000" w:rsidDel="00000000" w:rsidP="00000000" w:rsidRDefault="00000000" w:rsidRPr="00000000" w14:paraId="00000434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5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deberá de encargarse de que los clientes tengan una guía de valoración y el equipamiento adecuado para poder entrenar</w:t>
            </w:r>
          </w:p>
        </w:tc>
      </w:tr>
      <w:tr>
        <w:tc>
          <w:tcPr/>
          <w:p w:rsidR="00000000" w:rsidDel="00000000" w:rsidP="00000000" w:rsidRDefault="00000000" w:rsidRPr="00000000" w14:paraId="00000437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entrenador deberá estar registrado en el sistema de información para poder exigir los implementos deportivos y la valoración para los entrenamientos 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3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43B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4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40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deberá estar registrado en el sistema de información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43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ingresa su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46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 ingresados por el entrenador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449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mirara cuantos usuarios están registrados para darles la información </w:t>
            </w:r>
          </w:p>
        </w:tc>
      </w:tr>
      <w:tr>
        <w:tc>
          <w:tcPr/>
          <w:p w:rsidR="00000000" w:rsidDel="00000000" w:rsidP="00000000" w:rsidRDefault="00000000" w:rsidRPr="00000000" w14:paraId="0000044A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B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</w:tc>
        <w:tc>
          <w:tcPr/>
          <w:p w:rsidR="00000000" w:rsidDel="00000000" w:rsidP="00000000" w:rsidRDefault="00000000" w:rsidRPr="00000000" w14:paraId="000004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52">
            <w:pPr>
              <w:rPr/>
            </w:pPr>
            <w:r w:rsidDel="00000000" w:rsidR="00000000" w:rsidRPr="00000000">
              <w:rPr>
                <w:rtl w:val="0"/>
              </w:rPr>
              <w:t xml:space="preserve">Si el entrenador no está registrado en el sistema no podrá exigirles a los usuarios el equipamiento adecuado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55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por el entrenador no son válidos no podrá acceder al sistema de información</w:t>
            </w:r>
          </w:p>
        </w:tc>
      </w:tr>
    </w:tbl>
    <w:p w:rsidR="00000000" w:rsidDel="00000000" w:rsidP="00000000" w:rsidRDefault="00000000" w:rsidRPr="00000000" w14:paraId="000004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458">
            <w:pPr>
              <w:rPr/>
            </w:pPr>
            <w:r w:rsidDel="00000000" w:rsidR="00000000" w:rsidRPr="00000000">
              <w:rPr>
                <w:rtl w:val="0"/>
              </w:rPr>
              <w:t xml:space="preserve">Caso de Uso 5.3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9">
            <w:pPr>
              <w:tabs>
                <w:tab w:val="left" w:pos="1752"/>
              </w:tabs>
              <w:rPr/>
            </w:pPr>
            <w:r w:rsidDel="00000000" w:rsidR="00000000" w:rsidRPr="00000000">
              <w:rPr>
                <w:rtl w:val="0"/>
              </w:rPr>
              <w:t xml:space="preserve">Crear horario y rutinas</w:t>
            </w:r>
          </w:p>
        </w:tc>
      </w:tr>
      <w:tr>
        <w:tc>
          <w:tcPr/>
          <w:p w:rsidR="00000000" w:rsidDel="00000000" w:rsidP="00000000" w:rsidRDefault="00000000" w:rsidRPr="00000000" w14:paraId="0000045B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C">
            <w:pPr>
              <w:tabs>
                <w:tab w:val="left" w:pos="2232"/>
              </w:tabs>
              <w:rPr/>
            </w:pPr>
            <w:r w:rsidDel="00000000" w:rsidR="00000000" w:rsidRPr="00000000">
              <w:rPr>
                <w:rtl w:val="0"/>
              </w:rPr>
              <w:t xml:space="preserve">Entrenador</w:t>
            </w:r>
          </w:p>
        </w:tc>
      </w:tr>
      <w:tr>
        <w:tc>
          <w:tcPr/>
          <w:p w:rsidR="00000000" w:rsidDel="00000000" w:rsidP="00000000" w:rsidRDefault="00000000" w:rsidRPr="00000000" w14:paraId="0000045E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5F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crea un nuevo horario y rutina dependiendo la disponibilidad y tipo de cliente</w:t>
            </w:r>
          </w:p>
        </w:tc>
      </w:tr>
      <w:tr>
        <w:tc>
          <w:tcPr/>
          <w:p w:rsidR="00000000" w:rsidDel="00000000" w:rsidP="00000000" w:rsidRDefault="00000000" w:rsidRPr="00000000" w14:paraId="00000461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Entrenador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6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465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4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6A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6D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70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crea una nueva rutina y horarios</w:t>
            </w:r>
          </w:p>
        </w:tc>
      </w:tr>
      <w:tr>
        <w:tc>
          <w:tcPr/>
          <w:p w:rsidR="00000000" w:rsidDel="00000000" w:rsidP="00000000" w:rsidRDefault="00000000" w:rsidRPr="00000000" w14:paraId="00000471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2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4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7B">
            <w:pPr>
              <w:rPr/>
            </w:pPr>
            <w:r w:rsidDel="00000000" w:rsidR="00000000" w:rsidRPr="00000000">
              <w:rPr>
                <w:rtl w:val="0"/>
              </w:rPr>
              <w:t xml:space="preserve">No podrá ingresar al sistema si ingresa sus datos mal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7E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solicitara que ingrese nuevamente sus datos </w:t>
            </w:r>
          </w:p>
        </w:tc>
      </w:tr>
    </w:tbl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480">
            <w:pPr>
              <w:rPr/>
            </w:pPr>
            <w:r w:rsidDel="00000000" w:rsidR="00000000" w:rsidRPr="00000000">
              <w:rPr>
                <w:rtl w:val="0"/>
              </w:rPr>
              <w:t xml:space="preserve">Caso de Uso 5.4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1">
            <w:pPr>
              <w:rPr/>
            </w:pPr>
            <w:r w:rsidDel="00000000" w:rsidR="00000000" w:rsidRPr="00000000">
              <w:rPr>
                <w:rtl w:val="0"/>
              </w:rPr>
              <w:t xml:space="preserve">Modificar rutinas y horarios</w:t>
            </w:r>
          </w:p>
        </w:tc>
      </w:tr>
      <w:tr>
        <w:tc>
          <w:tcPr/>
          <w:p w:rsidR="00000000" w:rsidDel="00000000" w:rsidP="00000000" w:rsidRDefault="00000000" w:rsidRPr="00000000" w14:paraId="00000483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4">
            <w:pPr>
              <w:rPr/>
            </w:pPr>
            <w:r w:rsidDel="00000000" w:rsidR="00000000" w:rsidRPr="00000000">
              <w:rPr>
                <w:rtl w:val="0"/>
              </w:rPr>
              <w:t xml:space="preserve">Entrenador </w:t>
            </w:r>
          </w:p>
        </w:tc>
      </w:tr>
      <w:tr>
        <w:tc>
          <w:tcPr/>
          <w:p w:rsidR="00000000" w:rsidDel="00000000" w:rsidP="00000000" w:rsidRDefault="00000000" w:rsidRPr="00000000" w14:paraId="00000486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7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modificara la información de las rutinas y horarios dependiendo la disponibilidad </w:t>
            </w:r>
          </w:p>
        </w:tc>
      </w:tr>
      <w:tr>
        <w:tc>
          <w:tcPr/>
          <w:p w:rsidR="00000000" w:rsidDel="00000000" w:rsidP="00000000" w:rsidRDefault="00000000" w:rsidRPr="00000000" w14:paraId="00000489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8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Entrenador tendrá que estar registrado en el sistema con un login y password únicos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8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48D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4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92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únicos del Entrenador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95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el login y el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98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modificara rutinas y horarios </w:t>
            </w:r>
          </w:p>
        </w:tc>
      </w:tr>
      <w:tr>
        <w:tc>
          <w:tcPr/>
          <w:p w:rsidR="00000000" w:rsidDel="00000000" w:rsidP="00000000" w:rsidRDefault="00000000" w:rsidRPr="00000000" w14:paraId="00000499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A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49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A3">
            <w:pPr>
              <w:rPr/>
            </w:pPr>
            <w:r w:rsidDel="00000000" w:rsidR="00000000" w:rsidRPr="00000000">
              <w:rPr>
                <w:rtl w:val="0"/>
              </w:rPr>
              <w:t xml:space="preserve">Si el Entrenador no ingresa los datos correctos no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A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A6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sus datos</w:t>
            </w:r>
          </w:p>
        </w:tc>
      </w:tr>
    </w:tbl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jc w:val="center"/>
        <w:rPr/>
      </w:pPr>
      <w:r w:rsidDel="00000000" w:rsidR="00000000" w:rsidRPr="00000000">
        <w:rPr>
          <w:rtl w:val="0"/>
        </w:rPr>
        <w:t xml:space="preserve">CASOS DE USO DEL CLIENTE</w:t>
      </w:r>
    </w:p>
    <w:p w:rsidR="00000000" w:rsidDel="00000000" w:rsidP="00000000" w:rsidRDefault="00000000" w:rsidRPr="00000000" w14:paraId="000004A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612130" cy="190754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9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4AD">
            <w:pPr>
              <w:rPr/>
            </w:pPr>
            <w:r w:rsidDel="00000000" w:rsidR="00000000" w:rsidRPr="00000000">
              <w:rPr>
                <w:rtl w:val="0"/>
              </w:rPr>
              <w:t xml:space="preserve">Caso de Uso 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E">
            <w:pPr>
              <w:rPr/>
            </w:pPr>
            <w:r w:rsidDel="00000000" w:rsidR="00000000" w:rsidRPr="00000000">
              <w:rPr>
                <w:rtl w:val="0"/>
              </w:rPr>
              <w:t xml:space="preserve">Control de asistencia </w:t>
            </w:r>
          </w:p>
        </w:tc>
      </w:tr>
      <w:tr>
        <w:tc>
          <w:tcPr/>
          <w:p w:rsidR="00000000" w:rsidDel="00000000" w:rsidP="00000000" w:rsidRDefault="00000000" w:rsidRPr="00000000" w14:paraId="000004B0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1">
            <w:pPr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c>
          <w:tcPr/>
          <w:p w:rsidR="00000000" w:rsidDel="00000000" w:rsidP="00000000" w:rsidRDefault="00000000" w:rsidRPr="00000000" w14:paraId="000004B3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4">
            <w:pPr>
              <w:rPr/>
            </w:pPr>
            <w:r w:rsidDel="00000000" w:rsidR="00000000" w:rsidRPr="00000000">
              <w:rPr>
                <w:rtl w:val="0"/>
              </w:rPr>
              <w:t xml:space="preserve">El Cliente podrá ver el horario del Gimnasio </w:t>
            </w:r>
          </w:p>
        </w:tc>
      </w:tr>
      <w:tr>
        <w:tc>
          <w:tcPr/>
          <w:p w:rsidR="00000000" w:rsidDel="00000000" w:rsidP="00000000" w:rsidRDefault="00000000" w:rsidRPr="00000000" w14:paraId="000004B6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B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Cliente deberá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B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4BA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4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BF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C2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C5">
            <w:pPr>
              <w:rPr/>
            </w:pPr>
            <w:r w:rsidDel="00000000" w:rsidR="00000000" w:rsidRPr="00000000">
              <w:rPr>
                <w:rtl w:val="0"/>
              </w:rPr>
              <w:t xml:space="preserve">El Cliente podrá ver el horario que le corresponde.</w:t>
            </w:r>
          </w:p>
        </w:tc>
      </w:tr>
      <w:tr>
        <w:tc>
          <w:tcPr/>
          <w:p w:rsidR="00000000" w:rsidDel="00000000" w:rsidP="00000000" w:rsidRDefault="00000000" w:rsidRPr="00000000" w14:paraId="000004C6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7">
            <w:pPr>
              <w:rPr/>
            </w:pPr>
            <w:r w:rsidDel="00000000" w:rsidR="00000000" w:rsidRPr="00000000">
              <w:rPr>
                <w:rtl w:val="0"/>
              </w:rPr>
              <w:t xml:space="preserve">El cliente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4C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D0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son incorrectos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D3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los datos</w:t>
            </w:r>
          </w:p>
        </w:tc>
      </w:tr>
    </w:tbl>
    <w:p w:rsidR="00000000" w:rsidDel="00000000" w:rsidP="00000000" w:rsidRDefault="00000000" w:rsidRPr="00000000" w14:paraId="000004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4D6">
            <w:pPr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Caso de Uso 6.1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7">
            <w:pPr>
              <w:rPr/>
            </w:pPr>
            <w:r w:rsidDel="00000000" w:rsidR="00000000" w:rsidRPr="00000000">
              <w:rPr>
                <w:rtl w:val="0"/>
              </w:rPr>
              <w:t xml:space="preserve">Validar control de asistencia </w:t>
            </w:r>
          </w:p>
        </w:tc>
      </w:tr>
      <w:tr>
        <w:tc>
          <w:tcPr/>
          <w:p w:rsidR="00000000" w:rsidDel="00000000" w:rsidP="00000000" w:rsidRDefault="00000000" w:rsidRPr="00000000" w14:paraId="000004D9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A">
            <w:pPr>
              <w:rPr/>
            </w:pPr>
            <w:r w:rsidDel="00000000" w:rsidR="00000000" w:rsidRPr="00000000">
              <w:rPr>
                <w:rtl w:val="0"/>
              </w:rPr>
              <w:t xml:space="preserve">Cliente</w:t>
            </w:r>
          </w:p>
        </w:tc>
      </w:tr>
      <w:tr>
        <w:tc>
          <w:tcPr/>
          <w:p w:rsidR="00000000" w:rsidDel="00000000" w:rsidP="00000000" w:rsidRDefault="00000000" w:rsidRPr="00000000" w14:paraId="000004DC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D">
            <w:pPr>
              <w:rPr/>
            </w:pPr>
            <w:r w:rsidDel="00000000" w:rsidR="00000000" w:rsidRPr="00000000">
              <w:rPr>
                <w:rtl w:val="0"/>
              </w:rPr>
              <w:t xml:space="preserve">El Cliente podrá ver el horario del Gimnasio </w:t>
            </w:r>
          </w:p>
        </w:tc>
      </w:tr>
      <w:tr>
        <w:tc>
          <w:tcPr/>
          <w:p w:rsidR="00000000" w:rsidDel="00000000" w:rsidP="00000000" w:rsidRDefault="00000000" w:rsidRPr="00000000" w14:paraId="000004DF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E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Cliente deberá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E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4E3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4E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E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E8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EB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4EE">
            <w:pPr>
              <w:rPr/>
            </w:pPr>
            <w:r w:rsidDel="00000000" w:rsidR="00000000" w:rsidRPr="00000000">
              <w:rPr>
                <w:rtl w:val="0"/>
              </w:rPr>
              <w:t xml:space="preserve">El Cliente podrá ver el horario que le corresponde.</w:t>
            </w:r>
          </w:p>
        </w:tc>
      </w:tr>
      <w:tr>
        <w:tc>
          <w:tcPr/>
          <w:p w:rsidR="00000000" w:rsidDel="00000000" w:rsidP="00000000" w:rsidRDefault="00000000" w:rsidRPr="00000000" w14:paraId="000004EF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F0">
            <w:pPr>
              <w:rPr/>
            </w:pPr>
            <w:r w:rsidDel="00000000" w:rsidR="00000000" w:rsidRPr="00000000">
              <w:rPr>
                <w:rtl w:val="0"/>
              </w:rPr>
              <w:t xml:space="preserve">El cliente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4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4F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4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4F9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son incorrectos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4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4FC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los datos</w:t>
            </w:r>
          </w:p>
        </w:tc>
      </w:tr>
    </w:tbl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jc w:val="center"/>
        <w:rPr/>
      </w:pPr>
      <w:r w:rsidDel="00000000" w:rsidR="00000000" w:rsidRPr="00000000">
        <w:rPr>
          <w:rtl w:val="0"/>
        </w:rPr>
        <w:t xml:space="preserve">CLIENTE</w:t>
      </w:r>
    </w:p>
    <w:tbl>
      <w:tblPr>
        <w:tblStyle w:val="Table31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504">
            <w:pPr>
              <w:rPr/>
            </w:pPr>
            <w:r w:rsidDel="00000000" w:rsidR="00000000" w:rsidRPr="00000000">
              <w:rPr>
                <w:rtl w:val="0"/>
              </w:rPr>
              <w:t xml:space="preserve">Caso de Uso 6.2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5">
            <w:pPr>
              <w:rPr/>
            </w:pPr>
            <w:r w:rsidDel="00000000" w:rsidR="00000000" w:rsidRPr="00000000">
              <w:rPr>
                <w:rtl w:val="0"/>
              </w:rPr>
              <w:t xml:space="preserve">Control de entrada</w:t>
            </w:r>
          </w:p>
        </w:tc>
      </w:tr>
      <w:tr>
        <w:tc>
          <w:tcPr/>
          <w:p w:rsidR="00000000" w:rsidDel="00000000" w:rsidP="00000000" w:rsidRDefault="00000000" w:rsidRPr="00000000" w14:paraId="00000507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8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y Cliente </w:t>
            </w:r>
          </w:p>
        </w:tc>
      </w:tr>
      <w:tr>
        <w:tc>
          <w:tcPr/>
          <w:p w:rsidR="00000000" w:rsidDel="00000000" w:rsidP="00000000" w:rsidRDefault="00000000" w:rsidRPr="00000000" w14:paraId="0000050A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B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y Cliente podrán ver los detalles de los horarios </w:t>
            </w:r>
          </w:p>
        </w:tc>
      </w:tr>
      <w:tr>
        <w:tc>
          <w:tcPr/>
          <w:p w:rsidR="00000000" w:rsidDel="00000000" w:rsidP="00000000" w:rsidRDefault="00000000" w:rsidRPr="00000000" w14:paraId="0000050D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0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Entrenador y Cliente deberán de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1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511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5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16">
            <w:pPr>
              <w:rPr/>
            </w:pPr>
            <w:r w:rsidDel="00000000" w:rsidR="00000000" w:rsidRPr="00000000">
              <w:rPr>
                <w:rtl w:val="0"/>
              </w:rPr>
              <w:t xml:space="preserve">Ingresa login y password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19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el login y el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1C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y Cliente podrá ver los detalles de las rutinas y horarios</w:t>
            </w:r>
          </w:p>
        </w:tc>
      </w:tr>
      <w:tr>
        <w:tc>
          <w:tcPr/>
          <w:p w:rsidR="00000000" w:rsidDel="00000000" w:rsidP="00000000" w:rsidRDefault="00000000" w:rsidRPr="00000000" w14:paraId="0000051D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1E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y Cliente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52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2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27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no son válidos no podrá ingresar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2A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nuevamente el login y password</w:t>
            </w:r>
          </w:p>
        </w:tc>
      </w:tr>
    </w:tbl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2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52D">
            <w:pPr>
              <w:rPr/>
            </w:pPr>
            <w:r w:rsidDel="00000000" w:rsidR="00000000" w:rsidRPr="00000000">
              <w:rPr>
                <w:rtl w:val="0"/>
              </w:rPr>
              <w:t xml:space="preserve">Caso de Uso 6.3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2E">
            <w:pPr>
              <w:rPr/>
            </w:pPr>
            <w:r w:rsidDel="00000000" w:rsidR="00000000" w:rsidRPr="00000000">
              <w:rPr>
                <w:rtl w:val="0"/>
              </w:rPr>
              <w:t xml:space="preserve">Control de Salida</w:t>
            </w:r>
          </w:p>
        </w:tc>
      </w:tr>
      <w:tr>
        <w:tc>
          <w:tcPr/>
          <w:p w:rsidR="00000000" w:rsidDel="00000000" w:rsidP="00000000" w:rsidRDefault="00000000" w:rsidRPr="00000000" w14:paraId="00000530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1">
            <w:pPr>
              <w:rPr/>
            </w:pPr>
            <w:r w:rsidDel="00000000" w:rsidR="00000000" w:rsidRPr="00000000">
              <w:rPr>
                <w:rtl w:val="0"/>
              </w:rPr>
              <w:t xml:space="preserve">Entrenador y Cliente</w:t>
            </w:r>
          </w:p>
        </w:tc>
      </w:tr>
      <w:tr>
        <w:tc>
          <w:tcPr/>
          <w:p w:rsidR="00000000" w:rsidDel="00000000" w:rsidP="00000000" w:rsidRDefault="00000000" w:rsidRPr="00000000" w14:paraId="00000533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4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y Cliente podrá ver sus asistencias eh inasistencias </w:t>
            </w:r>
          </w:p>
        </w:tc>
      </w:tr>
      <w:tr>
        <w:tc>
          <w:tcPr/>
          <w:p w:rsidR="00000000" w:rsidDel="00000000" w:rsidP="00000000" w:rsidRDefault="00000000" w:rsidRPr="00000000" w14:paraId="00000536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3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Entrenador y Cliente deberán de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3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53A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5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3F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42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45">
            <w:pPr>
              <w:rPr/>
            </w:pPr>
            <w:r w:rsidDel="00000000" w:rsidR="00000000" w:rsidRPr="00000000">
              <w:rPr>
                <w:rtl w:val="0"/>
              </w:rPr>
              <w:t xml:space="preserve">El Entrenador y Cliente podrá ver las asistencias al gym</w:t>
            </w:r>
          </w:p>
        </w:tc>
      </w:tr>
      <w:tr>
        <w:tc>
          <w:tcPr/>
          <w:p w:rsidR="00000000" w:rsidDel="00000000" w:rsidP="00000000" w:rsidRDefault="00000000" w:rsidRPr="00000000" w14:paraId="00000546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47">
            <w:pPr>
              <w:rPr/>
            </w:pPr>
            <w:r w:rsidDel="00000000" w:rsidR="00000000" w:rsidRPr="00000000">
              <w:rPr>
                <w:rtl w:val="0"/>
              </w:rPr>
              <w:t xml:space="preserve">El cliente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54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50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válidos no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53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nuevamente los datos</w:t>
            </w:r>
          </w:p>
        </w:tc>
      </w:tr>
    </w:tbl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jc w:val="center"/>
        <w:rPr/>
      </w:pP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557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612130" cy="2017395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7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3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558">
            <w:pPr>
              <w:rPr/>
            </w:pPr>
            <w:r w:rsidDel="00000000" w:rsidR="00000000" w:rsidRPr="00000000">
              <w:rPr>
                <w:rtl w:val="0"/>
              </w:rPr>
              <w:t xml:space="preserve">Caso de Uso 7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9">
            <w:pPr>
              <w:rPr/>
            </w:pPr>
            <w:r w:rsidDel="00000000" w:rsidR="00000000" w:rsidRPr="00000000">
              <w:rPr>
                <w:rtl w:val="0"/>
              </w:rPr>
              <w:t xml:space="preserve">Gestionar Inventarios</w:t>
            </w:r>
          </w:p>
        </w:tc>
      </w:tr>
      <w:tr>
        <w:tc>
          <w:tcPr/>
          <w:p w:rsidR="00000000" w:rsidDel="00000000" w:rsidP="00000000" w:rsidRDefault="00000000" w:rsidRPr="00000000" w14:paraId="0000055B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C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55E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5F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consultan si el inventario existe</w:t>
            </w:r>
          </w:p>
        </w:tc>
      </w:tr>
      <w:tr>
        <w:tc>
          <w:tcPr/>
          <w:p w:rsidR="00000000" w:rsidDel="00000000" w:rsidP="00000000" w:rsidRDefault="00000000" w:rsidRPr="00000000" w14:paraId="00000561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6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para poder consultar si el inventario existe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6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565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5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6A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Propietario y Administrador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6D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70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podrán hacer consultas de los inventarios existentes</w:t>
            </w:r>
          </w:p>
        </w:tc>
      </w:tr>
      <w:tr>
        <w:tc>
          <w:tcPr/>
          <w:p w:rsidR="00000000" w:rsidDel="00000000" w:rsidP="00000000" w:rsidRDefault="00000000" w:rsidRPr="00000000" w14:paraId="00000571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72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57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7B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7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7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7E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5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581">
            <w:pPr>
              <w:rPr/>
            </w:pPr>
            <w:r w:rsidDel="00000000" w:rsidR="00000000" w:rsidRPr="00000000">
              <w:rPr>
                <w:rtl w:val="0"/>
              </w:rPr>
              <w:t xml:space="preserve">Caso de Uso 7.1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2">
            <w:pPr>
              <w:rPr/>
            </w:pPr>
            <w:r w:rsidDel="00000000" w:rsidR="00000000" w:rsidRPr="00000000">
              <w:rPr>
                <w:rtl w:val="0"/>
              </w:rPr>
              <w:t xml:space="preserve">Verificar Stock</w:t>
            </w:r>
          </w:p>
        </w:tc>
      </w:tr>
      <w:tr>
        <w:tc>
          <w:tcPr/>
          <w:p w:rsidR="00000000" w:rsidDel="00000000" w:rsidP="00000000" w:rsidRDefault="00000000" w:rsidRPr="00000000" w14:paraId="00000584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5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587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8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consultan si el inventario esta creado o no </w:t>
            </w:r>
          </w:p>
        </w:tc>
      </w:tr>
      <w:tr>
        <w:tc>
          <w:tcPr/>
          <w:p w:rsidR="00000000" w:rsidDel="00000000" w:rsidP="00000000" w:rsidRDefault="00000000" w:rsidRPr="00000000" w14:paraId="0000058A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8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para poder consultar si el inventario existe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8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58E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5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93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Propietario y Administrador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96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99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 hacer consultar si el inventario existe</w:t>
            </w:r>
          </w:p>
        </w:tc>
      </w:tr>
      <w:tr>
        <w:tc>
          <w:tcPr/>
          <w:p w:rsidR="00000000" w:rsidDel="00000000" w:rsidP="00000000" w:rsidRDefault="00000000" w:rsidRPr="00000000" w14:paraId="0000059A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9B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9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59E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A4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A7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jc w:val="center"/>
        <w:rPr/>
      </w:pPr>
      <w:r w:rsidDel="00000000" w:rsidR="00000000" w:rsidRPr="00000000">
        <w:rPr>
          <w:rtl w:val="0"/>
        </w:rPr>
        <w:t xml:space="preserve">ADMINISTRADOR</w:t>
      </w:r>
    </w:p>
    <w:tbl>
      <w:tblPr>
        <w:tblStyle w:val="Table35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5AA">
            <w:pPr>
              <w:rPr/>
            </w:pPr>
            <w:r w:rsidDel="00000000" w:rsidR="00000000" w:rsidRPr="00000000">
              <w:rPr>
                <w:rtl w:val="0"/>
              </w:rPr>
              <w:t xml:space="preserve">Caso de Uso 7.2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B">
            <w:pPr>
              <w:rPr/>
            </w:pPr>
            <w:r w:rsidDel="00000000" w:rsidR="00000000" w:rsidRPr="00000000">
              <w:rPr>
                <w:rtl w:val="0"/>
              </w:rPr>
              <w:t xml:space="preserve">Crear entrada del almacén</w:t>
            </w:r>
          </w:p>
        </w:tc>
      </w:tr>
      <w:tr>
        <w:tc>
          <w:tcPr/>
          <w:p w:rsidR="00000000" w:rsidDel="00000000" w:rsidP="00000000" w:rsidRDefault="00000000" w:rsidRPr="00000000" w14:paraId="000005AD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AE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5B0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B1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crea un nuevo inventario</w:t>
            </w:r>
          </w:p>
        </w:tc>
      </w:tr>
      <w:tr>
        <w:tc>
          <w:tcPr/>
          <w:p w:rsidR="00000000" w:rsidDel="00000000" w:rsidP="00000000" w:rsidRDefault="00000000" w:rsidRPr="00000000" w14:paraId="000005B3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B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B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5B7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5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B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BC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 ingresan login y password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BF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C2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crea un nuevo inventario</w:t>
            </w:r>
          </w:p>
        </w:tc>
      </w:tr>
      <w:tr>
        <w:tc>
          <w:tcPr/>
          <w:p w:rsidR="00000000" w:rsidDel="00000000" w:rsidP="00000000" w:rsidRDefault="00000000" w:rsidRPr="00000000" w14:paraId="000005C3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C4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5C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C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CD">
            <w:pPr>
              <w:rPr/>
            </w:pPr>
            <w:r w:rsidDel="00000000" w:rsidR="00000000" w:rsidRPr="00000000">
              <w:rPr>
                <w:rtl w:val="0"/>
              </w:rPr>
              <w:t xml:space="preserve">No podrá ingresar al sistema si ingresa sus datos mal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D0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solicitara que ingrese nuevamente sus datos </w:t>
            </w:r>
          </w:p>
        </w:tc>
      </w:tr>
    </w:tbl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jc w:val="center"/>
        <w:rPr/>
      </w:pPr>
      <w:r w:rsidDel="00000000" w:rsidR="00000000" w:rsidRPr="00000000">
        <w:rPr>
          <w:rtl w:val="0"/>
        </w:rPr>
        <w:t xml:space="preserve">ADMINISTRADOR</w:t>
      </w:r>
    </w:p>
    <w:tbl>
      <w:tblPr>
        <w:tblStyle w:val="Table36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5D9">
            <w:pPr>
              <w:rPr/>
            </w:pPr>
            <w:r w:rsidDel="00000000" w:rsidR="00000000" w:rsidRPr="00000000">
              <w:rPr>
                <w:rtl w:val="0"/>
              </w:rPr>
              <w:t xml:space="preserve">Caso de Uso 7.3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DA">
            <w:pPr>
              <w:rPr/>
            </w:pPr>
            <w:r w:rsidDel="00000000" w:rsidR="00000000" w:rsidRPr="00000000">
              <w:rPr>
                <w:rtl w:val="0"/>
              </w:rPr>
              <w:t xml:space="preserve">Crear Salida del almacén</w:t>
            </w:r>
          </w:p>
        </w:tc>
      </w:tr>
      <w:tr>
        <w:tc>
          <w:tcPr/>
          <w:p w:rsidR="00000000" w:rsidDel="00000000" w:rsidP="00000000" w:rsidRDefault="00000000" w:rsidRPr="00000000" w14:paraId="000005DC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DD">
            <w:pPr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/>
          <w:p w:rsidR="00000000" w:rsidDel="00000000" w:rsidP="00000000" w:rsidRDefault="00000000" w:rsidRPr="00000000" w14:paraId="000005DF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E0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registrara salidas </w:t>
            </w:r>
          </w:p>
        </w:tc>
      </w:tr>
      <w:tr>
        <w:tc>
          <w:tcPr/>
          <w:p w:rsidR="00000000" w:rsidDel="00000000" w:rsidP="00000000" w:rsidRDefault="00000000" w:rsidRPr="00000000" w14:paraId="000005E2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E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administrador tendrá que estar registrado en el sistema con un login y password únicos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E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5E6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5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EB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únicos del administrador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E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EE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el login y el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E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5F1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podrá modificar las salidas </w:t>
            </w:r>
          </w:p>
        </w:tc>
      </w:tr>
      <w:tr>
        <w:tc>
          <w:tcPr/>
          <w:p w:rsidR="00000000" w:rsidDel="00000000" w:rsidP="00000000" w:rsidRDefault="00000000" w:rsidRPr="00000000" w14:paraId="000005F2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5F3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5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5F6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5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5FC">
            <w:pPr>
              <w:rPr/>
            </w:pPr>
            <w:r w:rsidDel="00000000" w:rsidR="00000000" w:rsidRPr="00000000">
              <w:rPr>
                <w:rtl w:val="0"/>
              </w:rPr>
              <w:t xml:space="preserve">Si el administrador no ingresa los datos correctos no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5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5FF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sus datos</w:t>
            </w:r>
          </w:p>
        </w:tc>
      </w:tr>
    </w:tbl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jc w:val="center"/>
        <w:rPr/>
      </w:pPr>
      <w:sdt>
        <w:sdtPr>
          <w:tag w:val="goog_rdk_3"/>
        </w:sdtPr>
        <w:sdtContent>
          <w:ins w:author="SARAHY DUBILLYN OCAMPO SALCEDO" w:id="1" w:date="2019-10-24T00:53:00Z">
            <w:r w:rsidDel="00000000" w:rsidR="00000000" w:rsidRPr="00000000">
              <w:rPr>
                <w:rtl w:val="0"/>
              </w:rPr>
              <w:t xml:space="preserve">ADMINISTRADOR</w:t>
            </w:r>
          </w:ins>
        </w:sdtContent>
      </w:sdt>
      <w:sdt>
        <w:sdtPr>
          <w:tag w:val="goog_rdk_4"/>
        </w:sdtPr>
        <w:sdtContent>
          <w:del w:author="SARAHY DUBILLYN OCAMPO SALCEDO" w:id="1" w:date="2019-10-24T00:53:00Z">
            <w:r w:rsidDel="00000000" w:rsidR="00000000" w:rsidRPr="00000000">
              <w:rPr>
                <w:rtl w:val="0"/>
              </w:rPr>
              <w:delText xml:space="preserve">ADMINISTRADADOR</w:delText>
            </w:r>
          </w:del>
        </w:sdtContent>
      </w:sdt>
      <w:r w:rsidDel="00000000" w:rsidR="00000000" w:rsidRPr="00000000">
        <w:rPr>
          <w:rtl w:val="0"/>
        </w:rPr>
      </w:r>
    </w:p>
    <w:tbl>
      <w:tblPr>
        <w:tblStyle w:val="Table37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602">
            <w:pPr>
              <w:rPr/>
            </w:pPr>
            <w:r w:rsidDel="00000000" w:rsidR="00000000" w:rsidRPr="00000000">
              <w:rPr>
                <w:rtl w:val="0"/>
              </w:rPr>
              <w:t xml:space="preserve">Caso de Uso 7.4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03">
            <w:pPr>
              <w:rPr/>
            </w:pPr>
            <w:r w:rsidDel="00000000" w:rsidR="00000000" w:rsidRPr="00000000">
              <w:rPr>
                <w:rtl w:val="0"/>
              </w:rPr>
              <w:t xml:space="preserve">Actualizar información</w:t>
            </w:r>
          </w:p>
        </w:tc>
      </w:tr>
      <w:tr>
        <w:tc>
          <w:tcPr/>
          <w:p w:rsidR="00000000" w:rsidDel="00000000" w:rsidP="00000000" w:rsidRDefault="00000000" w:rsidRPr="00000000" w14:paraId="00000605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06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608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09">
            <w:pPr>
              <w:rPr/>
            </w:pPr>
            <w:r w:rsidDel="00000000" w:rsidR="00000000" w:rsidRPr="00000000">
              <w:rPr>
                <w:rtl w:val="0"/>
              </w:rPr>
              <w:t xml:space="preserve">La información del Stock solo podrá ser actualizada por el 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60B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0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deberán de estar registrado en el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0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60F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6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14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ingresa su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17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1A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actualizara el Stock diariamente para llevar el registro de entras y salidas</w:t>
            </w:r>
          </w:p>
        </w:tc>
      </w:tr>
      <w:tr>
        <w:tc>
          <w:tcPr/>
          <w:p w:rsidR="00000000" w:rsidDel="00000000" w:rsidP="00000000" w:rsidRDefault="00000000" w:rsidRPr="00000000" w14:paraId="0000061B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1C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61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25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por el Propietario y Administrador no son válidos non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28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o través su login y password</w:t>
            </w:r>
          </w:p>
        </w:tc>
      </w:tr>
    </w:tbl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jc w:val="center"/>
        <w:rPr/>
      </w:pPr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62C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612130" cy="169481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4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8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62D">
            <w:pPr>
              <w:rPr/>
            </w:pPr>
            <w:r w:rsidDel="00000000" w:rsidR="00000000" w:rsidRPr="00000000">
              <w:rPr>
                <w:rtl w:val="0"/>
              </w:rPr>
              <w:t xml:space="preserve">Caso de Uso 8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2E">
            <w:pPr>
              <w:rPr/>
            </w:pPr>
            <w:r w:rsidDel="00000000" w:rsidR="00000000" w:rsidRPr="00000000">
              <w:rPr>
                <w:rtl w:val="0"/>
              </w:rPr>
              <w:t xml:space="preserve">Gestionar Casilleros</w:t>
            </w:r>
          </w:p>
        </w:tc>
      </w:tr>
      <w:tr>
        <w:tc>
          <w:tcPr/>
          <w:p w:rsidR="00000000" w:rsidDel="00000000" w:rsidP="00000000" w:rsidRDefault="00000000" w:rsidRPr="00000000" w14:paraId="00000630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1">
            <w:pPr>
              <w:rPr/>
            </w:pPr>
            <w:r w:rsidDel="00000000" w:rsidR="00000000" w:rsidRPr="00000000">
              <w:rPr>
                <w:rtl w:val="0"/>
              </w:rPr>
              <w:t xml:space="preserve">Administrador y cliente</w:t>
            </w:r>
          </w:p>
        </w:tc>
      </w:tr>
      <w:tr>
        <w:tc>
          <w:tcPr/>
          <w:p w:rsidR="00000000" w:rsidDel="00000000" w:rsidP="00000000" w:rsidRDefault="00000000" w:rsidRPr="00000000" w14:paraId="00000633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4">
            <w:pPr>
              <w:rPr/>
            </w:pPr>
            <w:r w:rsidDel="00000000" w:rsidR="00000000" w:rsidRPr="00000000">
              <w:rPr>
                <w:rtl w:val="0"/>
              </w:rPr>
              <w:t xml:space="preserve">Administrador y cliente consultan si el casillero está disponible </w:t>
            </w:r>
          </w:p>
        </w:tc>
      </w:tr>
      <w:tr>
        <w:tc>
          <w:tcPr/>
          <w:p w:rsidR="00000000" w:rsidDel="00000000" w:rsidP="00000000" w:rsidRDefault="00000000" w:rsidRPr="00000000" w14:paraId="00000636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Administrador y cliente para poder consultar el estado de los casilleros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3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63A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6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3F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Administrador y cliente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42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45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y cliente podrá hacer consultas del estado de los casilleros</w:t>
            </w:r>
          </w:p>
        </w:tc>
      </w:tr>
      <w:tr>
        <w:tc>
          <w:tcPr/>
          <w:p w:rsidR="00000000" w:rsidDel="00000000" w:rsidP="00000000" w:rsidRDefault="00000000" w:rsidRPr="00000000" w14:paraId="00000646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7">
            <w:pPr>
              <w:rPr/>
            </w:pPr>
            <w:r w:rsidDel="00000000" w:rsidR="00000000" w:rsidRPr="00000000">
              <w:rPr>
                <w:rtl w:val="0"/>
              </w:rPr>
              <w:t xml:space="preserve">Administrador y cliente acceden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64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4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0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53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6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656">
            <w:pPr>
              <w:rPr/>
            </w:pPr>
            <w:r w:rsidDel="00000000" w:rsidR="00000000" w:rsidRPr="00000000">
              <w:rPr>
                <w:rtl w:val="0"/>
              </w:rPr>
              <w:t xml:space="preserve">Caso de Uso 8.1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57">
            <w:pPr>
              <w:rPr/>
            </w:pPr>
            <w:r w:rsidDel="00000000" w:rsidR="00000000" w:rsidRPr="00000000">
              <w:rPr>
                <w:rtl w:val="0"/>
              </w:rPr>
              <w:t xml:space="preserve">Validar Estado</w:t>
            </w:r>
          </w:p>
        </w:tc>
      </w:tr>
      <w:tr>
        <w:tc>
          <w:tcPr/>
          <w:p w:rsidR="00000000" w:rsidDel="00000000" w:rsidP="00000000" w:rsidRDefault="00000000" w:rsidRPr="00000000" w14:paraId="00000659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5A">
            <w:pPr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/>
          <w:p w:rsidR="00000000" w:rsidDel="00000000" w:rsidP="00000000" w:rsidRDefault="00000000" w:rsidRPr="00000000" w14:paraId="0000065C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5D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consulta si el casillero está disponible </w:t>
            </w:r>
          </w:p>
        </w:tc>
      </w:tr>
      <w:tr>
        <w:tc>
          <w:tcPr/>
          <w:p w:rsidR="00000000" w:rsidDel="00000000" w:rsidP="00000000" w:rsidRDefault="00000000" w:rsidRPr="00000000" w14:paraId="0000065F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6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administrador para poder consultar el estado de los casilleros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6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663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6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68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administrador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6B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6E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podrá hacer consultas del estado de los casilleros</w:t>
            </w:r>
          </w:p>
        </w:tc>
      </w:tr>
      <w:tr>
        <w:tc>
          <w:tcPr/>
          <w:p w:rsidR="00000000" w:rsidDel="00000000" w:rsidP="00000000" w:rsidRDefault="00000000" w:rsidRPr="00000000" w14:paraId="0000066F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70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7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673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7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79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7C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jc w:val="center"/>
        <w:rPr/>
      </w:pPr>
      <w:r w:rsidDel="00000000" w:rsidR="00000000" w:rsidRPr="00000000">
        <w:rPr>
          <w:rtl w:val="0"/>
        </w:rPr>
        <w:t xml:space="preserve">ADMINISTRADOR</w:t>
      </w:r>
    </w:p>
    <w:tbl>
      <w:tblPr>
        <w:tblStyle w:val="Table40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67F">
            <w:pPr>
              <w:rPr/>
            </w:pPr>
            <w:r w:rsidDel="00000000" w:rsidR="00000000" w:rsidRPr="00000000">
              <w:rPr>
                <w:rtl w:val="0"/>
              </w:rPr>
              <w:t xml:space="preserve">Caso de Uso 8.2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80">
            <w:pPr>
              <w:rPr/>
            </w:pPr>
            <w:r w:rsidDel="00000000" w:rsidR="00000000" w:rsidRPr="00000000">
              <w:rPr>
                <w:rtl w:val="0"/>
              </w:rPr>
              <w:t xml:space="preserve">Crear Estado (disponible o no disponible)</w:t>
            </w:r>
          </w:p>
        </w:tc>
      </w:tr>
      <w:tr>
        <w:tc>
          <w:tcPr/>
          <w:p w:rsidR="00000000" w:rsidDel="00000000" w:rsidP="00000000" w:rsidRDefault="00000000" w:rsidRPr="00000000" w14:paraId="00000682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83">
            <w:pPr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/>
          <w:p w:rsidR="00000000" w:rsidDel="00000000" w:rsidP="00000000" w:rsidRDefault="00000000" w:rsidRPr="00000000" w14:paraId="00000685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86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crea un nuevo estado dependiendo la condición en que se encuentre el casillero </w:t>
            </w:r>
          </w:p>
        </w:tc>
      </w:tr>
      <w:tr>
        <w:tc>
          <w:tcPr/>
          <w:p w:rsidR="00000000" w:rsidDel="00000000" w:rsidP="00000000" w:rsidRDefault="00000000" w:rsidRPr="00000000" w14:paraId="00000688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8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administrador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8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68C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6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8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1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94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97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crea un nuevo estado</w:t>
            </w:r>
          </w:p>
        </w:tc>
      </w:tr>
      <w:tr>
        <w:tc>
          <w:tcPr/>
          <w:p w:rsidR="00000000" w:rsidDel="00000000" w:rsidP="00000000" w:rsidRDefault="00000000" w:rsidRPr="00000000" w14:paraId="00000698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99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9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69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2">
            <w:pPr>
              <w:rPr/>
            </w:pPr>
            <w:r w:rsidDel="00000000" w:rsidR="00000000" w:rsidRPr="00000000">
              <w:rPr>
                <w:rtl w:val="0"/>
              </w:rPr>
              <w:t xml:space="preserve">No podrá ingresar al sistema si ingresa sus datos mal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A5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solicitara que ingrese nuevamente sus datos </w:t>
            </w:r>
          </w:p>
        </w:tc>
      </w:tr>
    </w:tbl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jc w:val="center"/>
        <w:rPr/>
      </w:pPr>
      <w:r w:rsidDel="00000000" w:rsidR="00000000" w:rsidRPr="00000000">
        <w:rPr>
          <w:rtl w:val="0"/>
        </w:rPr>
        <w:t xml:space="preserve">ADMINISTRADOR</w:t>
      </w:r>
    </w:p>
    <w:tbl>
      <w:tblPr>
        <w:tblStyle w:val="Table41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6A8">
            <w:pPr>
              <w:rPr/>
            </w:pPr>
            <w:r w:rsidDel="00000000" w:rsidR="00000000" w:rsidRPr="00000000">
              <w:rPr>
                <w:rtl w:val="0"/>
              </w:rPr>
              <w:t xml:space="preserve">Caso de Uso 8.3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A9">
            <w:pPr>
              <w:rPr/>
            </w:pPr>
            <w:r w:rsidDel="00000000" w:rsidR="00000000" w:rsidRPr="00000000">
              <w:rPr>
                <w:rtl w:val="0"/>
              </w:rPr>
              <w:t xml:space="preserve">Modificar </w:t>
            </w:r>
          </w:p>
        </w:tc>
      </w:tr>
      <w:tr>
        <w:tc>
          <w:tcPr/>
          <w:p w:rsidR="00000000" w:rsidDel="00000000" w:rsidP="00000000" w:rsidRDefault="00000000" w:rsidRPr="00000000" w14:paraId="000006AB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AC">
            <w:pPr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</w:p>
        </w:tc>
      </w:tr>
      <w:tr>
        <w:tc>
          <w:tcPr/>
          <w:p w:rsidR="00000000" w:rsidDel="00000000" w:rsidP="00000000" w:rsidRDefault="00000000" w:rsidRPr="00000000" w14:paraId="000006AE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AF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modificara la información de los casilleros a diario </w:t>
            </w:r>
          </w:p>
        </w:tc>
      </w:tr>
      <w:tr>
        <w:tc>
          <w:tcPr/>
          <w:p w:rsidR="00000000" w:rsidDel="00000000" w:rsidP="00000000" w:rsidRDefault="00000000" w:rsidRPr="00000000" w14:paraId="000006B1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B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administrador tendrá que estar registrado en el sistema con un login y password únicos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B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6B5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6B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A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únicos del administrador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BD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el login y el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C0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podrá modificar la informacion de los casilleros de acuerdo al estado</w:t>
            </w:r>
          </w:p>
        </w:tc>
      </w:tr>
      <w:tr>
        <w:tc>
          <w:tcPr/>
          <w:p w:rsidR="00000000" w:rsidDel="00000000" w:rsidP="00000000" w:rsidRDefault="00000000" w:rsidRPr="00000000" w14:paraId="000006C1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C2">
            <w:pPr>
              <w:rPr/>
            </w:pPr>
            <w:r w:rsidDel="00000000" w:rsidR="00000000" w:rsidRPr="00000000">
              <w:rPr>
                <w:rtl w:val="0"/>
              </w:rPr>
              <w:t xml:space="preserve">El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6C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C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B">
            <w:pPr>
              <w:rPr/>
            </w:pPr>
            <w:r w:rsidDel="00000000" w:rsidR="00000000" w:rsidRPr="00000000">
              <w:rPr>
                <w:rtl w:val="0"/>
              </w:rPr>
              <w:t xml:space="preserve">Si el administrador no ingresa los datos correctos no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CE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sus datos</w:t>
            </w:r>
          </w:p>
        </w:tc>
      </w:tr>
    </w:tbl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jc w:val="center"/>
        <w:rPr/>
      </w:pPr>
      <w:r w:rsidDel="00000000" w:rsidR="00000000" w:rsidRPr="00000000">
        <w:rPr>
          <w:rtl w:val="0"/>
        </w:rPr>
        <w:t xml:space="preserve">PORPIETARIO</w:t>
      </w:r>
    </w:p>
    <w:tbl>
      <w:tblPr>
        <w:tblStyle w:val="Table42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6D2">
            <w:pPr>
              <w:rPr/>
            </w:pPr>
            <w:r w:rsidDel="00000000" w:rsidR="00000000" w:rsidRPr="00000000">
              <w:rPr>
                <w:rtl w:val="0"/>
              </w:rPr>
              <w:t xml:space="preserve">Caso de Uso 9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D3">
            <w:pPr>
              <w:rPr/>
            </w:pPr>
            <w:r w:rsidDel="00000000" w:rsidR="00000000" w:rsidRPr="00000000">
              <w:rPr>
                <w:rtl w:val="0"/>
              </w:rPr>
              <w:t xml:space="preserve">Gestionar entradas </w:t>
            </w:r>
          </w:p>
        </w:tc>
      </w:tr>
      <w:tr>
        <w:tc>
          <w:tcPr/>
          <w:p w:rsidR="00000000" w:rsidDel="00000000" w:rsidP="00000000" w:rsidRDefault="00000000" w:rsidRPr="00000000" w14:paraId="000006D5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D6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6D8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D9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verifican los ingresos </w:t>
            </w:r>
          </w:p>
        </w:tc>
      </w:tr>
      <w:tr>
        <w:tc>
          <w:tcPr/>
          <w:p w:rsidR="00000000" w:rsidDel="00000000" w:rsidP="00000000" w:rsidRDefault="00000000" w:rsidRPr="00000000" w14:paraId="000006DB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D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para poder consultar los ingresos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D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6DF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6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4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Propietario y Administrador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E7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EA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 hacer consultas de los ingresos.</w:t>
            </w:r>
          </w:p>
        </w:tc>
      </w:tr>
      <w:tr>
        <w:tc>
          <w:tcPr/>
          <w:p w:rsidR="00000000" w:rsidDel="00000000" w:rsidP="00000000" w:rsidRDefault="00000000" w:rsidRPr="00000000" w14:paraId="000006EB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EC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6E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6EF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5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6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F8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6F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6FB">
            <w:pPr>
              <w:rPr/>
            </w:pPr>
            <w:r w:rsidDel="00000000" w:rsidR="00000000" w:rsidRPr="00000000">
              <w:rPr>
                <w:rtl w:val="0"/>
              </w:rPr>
              <w:t xml:space="preserve">Caso de Uso 9.1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C">
            <w:pPr>
              <w:rPr/>
            </w:pPr>
            <w:r w:rsidDel="00000000" w:rsidR="00000000" w:rsidRPr="00000000">
              <w:rPr>
                <w:rtl w:val="0"/>
              </w:rPr>
              <w:t xml:space="preserve">Verificar entradas</w:t>
            </w:r>
          </w:p>
        </w:tc>
      </w:tr>
      <w:tr>
        <w:tc>
          <w:tcPr/>
          <w:p w:rsidR="00000000" w:rsidDel="00000000" w:rsidP="00000000" w:rsidRDefault="00000000" w:rsidRPr="00000000" w14:paraId="000006FE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FF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701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2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verifican entradas </w:t>
            </w:r>
          </w:p>
        </w:tc>
      </w:tr>
      <w:tr>
        <w:tc>
          <w:tcPr/>
          <w:p w:rsidR="00000000" w:rsidDel="00000000" w:rsidP="00000000" w:rsidRDefault="00000000" w:rsidRPr="00000000" w14:paraId="00000704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0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para poder consultar las entradas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0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708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0D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Propietario y Administrador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10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13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 hacer consultas de las entradas.</w:t>
            </w:r>
          </w:p>
        </w:tc>
      </w:tr>
      <w:tr>
        <w:tc>
          <w:tcPr/>
          <w:p w:rsidR="00000000" w:rsidDel="00000000" w:rsidP="00000000" w:rsidRDefault="00000000" w:rsidRPr="00000000" w14:paraId="00000714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15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71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1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1E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21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724">
            <w:pPr>
              <w:rPr/>
            </w:pPr>
            <w:r w:rsidDel="00000000" w:rsidR="00000000" w:rsidRPr="00000000">
              <w:rPr>
                <w:rtl w:val="0"/>
              </w:rPr>
              <w:t xml:space="preserve">Caso de Uso 9.2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25">
            <w:pPr>
              <w:rPr/>
            </w:pPr>
            <w:r w:rsidDel="00000000" w:rsidR="00000000" w:rsidRPr="00000000">
              <w:rPr>
                <w:rtl w:val="0"/>
              </w:rPr>
              <w:t xml:space="preserve">Registro de Entradas </w:t>
            </w:r>
          </w:p>
        </w:tc>
      </w:tr>
      <w:tr>
        <w:tc>
          <w:tcPr/>
          <w:p w:rsidR="00000000" w:rsidDel="00000000" w:rsidP="00000000" w:rsidRDefault="00000000" w:rsidRPr="00000000" w14:paraId="00000727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28">
            <w:pPr>
              <w:tabs>
                <w:tab w:val="left" w:pos="1092"/>
              </w:tabs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72A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2B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podrán registrar todos las entradas </w:t>
            </w:r>
          </w:p>
        </w:tc>
      </w:tr>
      <w:tr>
        <w:tc>
          <w:tcPr/>
          <w:p w:rsidR="00000000" w:rsidDel="00000000" w:rsidP="00000000" w:rsidRDefault="00000000" w:rsidRPr="00000000" w14:paraId="0000072D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2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deberá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3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731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36">
            <w:pPr>
              <w:rPr/>
            </w:pPr>
            <w:r w:rsidDel="00000000" w:rsidR="00000000" w:rsidRPr="00000000">
              <w:rPr>
                <w:rtl w:val="0"/>
              </w:rPr>
              <w:t xml:space="preserve">Ingresar los datos para poder ingresar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39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3C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 ver la información de los registros</w:t>
            </w:r>
          </w:p>
        </w:tc>
      </w:tr>
      <w:tr>
        <w:tc>
          <w:tcPr/>
          <w:p w:rsidR="00000000" w:rsidDel="00000000" w:rsidP="00000000" w:rsidRDefault="00000000" w:rsidRPr="00000000" w14:paraId="0000073D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3E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74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47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son incorrectos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4A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los datos</w:t>
            </w:r>
          </w:p>
        </w:tc>
      </w:tr>
    </w:tbl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74C">
            <w:pPr>
              <w:rPr/>
            </w:pPr>
            <w:r w:rsidDel="00000000" w:rsidR="00000000" w:rsidRPr="00000000">
              <w:rPr>
                <w:rtl w:val="0"/>
              </w:rPr>
              <w:t xml:space="preserve">Caso de Uso 9.3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4D">
            <w:pPr>
              <w:rPr/>
            </w:pPr>
            <w:r w:rsidDel="00000000" w:rsidR="00000000" w:rsidRPr="00000000">
              <w:rPr>
                <w:rtl w:val="0"/>
              </w:rPr>
              <w:t xml:space="preserve">Modificar Entradas</w:t>
            </w:r>
          </w:p>
        </w:tc>
      </w:tr>
      <w:tr>
        <w:tc>
          <w:tcPr/>
          <w:p w:rsidR="00000000" w:rsidDel="00000000" w:rsidP="00000000" w:rsidRDefault="00000000" w:rsidRPr="00000000" w14:paraId="0000074F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50">
            <w:pPr>
              <w:tabs>
                <w:tab w:val="left" w:pos="1092"/>
              </w:tabs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752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53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podrán modificar los registros de entrada</w:t>
            </w:r>
          </w:p>
        </w:tc>
      </w:tr>
      <w:tr>
        <w:tc>
          <w:tcPr/>
          <w:p w:rsidR="00000000" w:rsidDel="00000000" w:rsidP="00000000" w:rsidRDefault="00000000" w:rsidRPr="00000000" w14:paraId="00000755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5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deberá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5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759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E">
            <w:pPr>
              <w:rPr/>
            </w:pPr>
            <w:r w:rsidDel="00000000" w:rsidR="00000000" w:rsidRPr="00000000">
              <w:rPr>
                <w:rtl w:val="0"/>
              </w:rPr>
              <w:t xml:space="preserve">Ingresar los datos para poder ingresar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61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64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podrán ver la información de los registros</w:t>
            </w:r>
          </w:p>
        </w:tc>
      </w:tr>
      <w:tr>
        <w:tc>
          <w:tcPr/>
          <w:p w:rsidR="00000000" w:rsidDel="00000000" w:rsidP="00000000" w:rsidRDefault="00000000" w:rsidRPr="00000000" w14:paraId="00000765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66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769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6F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son incorrectos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72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los datos</w:t>
            </w:r>
          </w:p>
        </w:tc>
      </w:tr>
    </w:tbl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</w:r>
    </w:p>
    <w:tbl>
      <w:tblPr>
        <w:tblStyle w:val="Table46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775">
            <w:pPr>
              <w:rPr/>
            </w:pPr>
            <w:r w:rsidDel="00000000" w:rsidR="00000000" w:rsidRPr="00000000">
              <w:rPr>
                <w:rtl w:val="0"/>
              </w:rPr>
              <w:t xml:space="preserve">Caso de Uso 10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76">
            <w:pPr>
              <w:rPr/>
            </w:pPr>
            <w:r w:rsidDel="00000000" w:rsidR="00000000" w:rsidRPr="00000000">
              <w:rPr>
                <w:rtl w:val="0"/>
              </w:rPr>
              <w:t xml:space="preserve">Gestionar salidas</w:t>
            </w:r>
          </w:p>
        </w:tc>
      </w:tr>
      <w:tr>
        <w:tc>
          <w:tcPr/>
          <w:p w:rsidR="00000000" w:rsidDel="00000000" w:rsidP="00000000" w:rsidRDefault="00000000" w:rsidRPr="00000000" w14:paraId="00000778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79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77B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7C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llevan un informe detallado de las salidas</w:t>
            </w:r>
          </w:p>
        </w:tc>
      </w:tr>
      <w:tr>
        <w:tc>
          <w:tcPr/>
          <w:p w:rsidR="00000000" w:rsidDel="00000000" w:rsidP="00000000" w:rsidRDefault="00000000" w:rsidRPr="00000000" w14:paraId="0000077E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7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para poder consultar las salidas deberán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8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782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8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8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87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Propietario y Administrador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8A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8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8D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 hacer consultas de las salidas.</w:t>
            </w:r>
          </w:p>
        </w:tc>
      </w:tr>
      <w:tr>
        <w:tc>
          <w:tcPr/>
          <w:p w:rsidR="00000000" w:rsidDel="00000000" w:rsidP="00000000" w:rsidRDefault="00000000" w:rsidRPr="00000000" w14:paraId="0000078E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8F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9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79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9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9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98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9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9B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7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79E">
            <w:pPr>
              <w:rPr/>
            </w:pPr>
            <w:r w:rsidDel="00000000" w:rsidR="00000000" w:rsidRPr="00000000">
              <w:rPr>
                <w:rtl w:val="0"/>
              </w:rPr>
              <w:t xml:space="preserve">Caso de Uso 10.1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9F">
            <w:pPr>
              <w:rPr/>
            </w:pPr>
            <w:r w:rsidDel="00000000" w:rsidR="00000000" w:rsidRPr="00000000">
              <w:rPr>
                <w:rtl w:val="0"/>
              </w:rPr>
              <w:t xml:space="preserve">Verificar Salidas</w:t>
            </w:r>
          </w:p>
        </w:tc>
      </w:tr>
      <w:tr>
        <w:tc>
          <w:tcPr/>
          <w:p w:rsidR="00000000" w:rsidDel="00000000" w:rsidP="00000000" w:rsidRDefault="00000000" w:rsidRPr="00000000" w14:paraId="000007A1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A2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7A4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A5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verifican salidas</w:t>
            </w:r>
          </w:p>
        </w:tc>
      </w:tr>
      <w:tr>
        <w:tc>
          <w:tcPr/>
          <w:p w:rsidR="00000000" w:rsidDel="00000000" w:rsidP="00000000" w:rsidRDefault="00000000" w:rsidRPr="00000000" w14:paraId="000007A7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A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para poder consultar las salidas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A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7AB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A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0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Propietario y Administrador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B3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B6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 hacer consultas de las salidas </w:t>
            </w:r>
          </w:p>
        </w:tc>
      </w:tr>
      <w:tr>
        <w:tc>
          <w:tcPr/>
          <w:p w:rsidR="00000000" w:rsidDel="00000000" w:rsidP="00000000" w:rsidRDefault="00000000" w:rsidRPr="00000000" w14:paraId="000007B7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B8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7B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C1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C4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48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7C7">
            <w:pPr>
              <w:rPr/>
            </w:pPr>
            <w:r w:rsidDel="00000000" w:rsidR="00000000" w:rsidRPr="00000000">
              <w:rPr>
                <w:rtl w:val="0"/>
              </w:rPr>
              <w:t xml:space="preserve">Caso de Uso 10.2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C8">
            <w:pPr>
              <w:rPr/>
            </w:pPr>
            <w:r w:rsidDel="00000000" w:rsidR="00000000" w:rsidRPr="00000000">
              <w:rPr>
                <w:rtl w:val="0"/>
              </w:rPr>
              <w:t xml:space="preserve">Registro de Salidas</w:t>
            </w:r>
          </w:p>
        </w:tc>
      </w:tr>
      <w:tr>
        <w:tc>
          <w:tcPr/>
          <w:p w:rsidR="00000000" w:rsidDel="00000000" w:rsidP="00000000" w:rsidRDefault="00000000" w:rsidRPr="00000000" w14:paraId="000007CA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CB">
            <w:pPr>
              <w:tabs>
                <w:tab w:val="left" w:pos="1092"/>
              </w:tabs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7CD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CE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podrán registrar todos las salidas </w:t>
            </w:r>
          </w:p>
        </w:tc>
      </w:tr>
      <w:tr>
        <w:tc>
          <w:tcPr/>
          <w:p w:rsidR="00000000" w:rsidDel="00000000" w:rsidP="00000000" w:rsidRDefault="00000000" w:rsidRPr="00000000" w14:paraId="000007D0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D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deberán estar registrados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D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7D4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9">
            <w:pPr>
              <w:rPr/>
            </w:pPr>
            <w:r w:rsidDel="00000000" w:rsidR="00000000" w:rsidRPr="00000000">
              <w:rPr>
                <w:rtl w:val="0"/>
              </w:rPr>
              <w:t xml:space="preserve">Ingresar los datos para poder ingresar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DC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DF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 ver la información de los registros</w:t>
            </w:r>
          </w:p>
        </w:tc>
      </w:tr>
      <w:tr>
        <w:tc>
          <w:tcPr/>
          <w:p w:rsidR="00000000" w:rsidDel="00000000" w:rsidP="00000000" w:rsidRDefault="00000000" w:rsidRPr="00000000" w14:paraId="000007E0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E1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7E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E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EA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son incorrectos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ED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los datos</w:t>
            </w:r>
          </w:p>
        </w:tc>
      </w:tr>
    </w:tbl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</w:r>
    </w:p>
    <w:tbl>
      <w:tblPr>
        <w:tblStyle w:val="Table49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7EF">
            <w:pPr>
              <w:rPr/>
            </w:pPr>
            <w:r w:rsidDel="00000000" w:rsidR="00000000" w:rsidRPr="00000000">
              <w:rPr>
                <w:rtl w:val="0"/>
              </w:rPr>
              <w:t xml:space="preserve">Caso de Uso 10.3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F0">
            <w:pPr>
              <w:rPr/>
            </w:pPr>
            <w:r w:rsidDel="00000000" w:rsidR="00000000" w:rsidRPr="00000000">
              <w:rPr>
                <w:rtl w:val="0"/>
              </w:rPr>
              <w:t xml:space="preserve">Modificar Salidas</w:t>
            </w:r>
          </w:p>
        </w:tc>
      </w:tr>
      <w:tr>
        <w:tc>
          <w:tcPr/>
          <w:p w:rsidR="00000000" w:rsidDel="00000000" w:rsidP="00000000" w:rsidRDefault="00000000" w:rsidRPr="00000000" w14:paraId="000007F2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F3">
            <w:pPr>
              <w:tabs>
                <w:tab w:val="left" w:pos="1092"/>
              </w:tabs>
              <w:rPr/>
            </w:pPr>
            <w:r w:rsidDel="00000000" w:rsidR="00000000" w:rsidRPr="00000000">
              <w:rPr>
                <w:rtl w:val="0"/>
              </w:rPr>
              <w:t xml:space="preserve">Propietario y Administrador</w:t>
            </w:r>
          </w:p>
        </w:tc>
      </w:tr>
      <w:tr>
        <w:tc>
          <w:tcPr/>
          <w:p w:rsidR="00000000" w:rsidDel="00000000" w:rsidP="00000000" w:rsidRDefault="00000000" w:rsidRPr="00000000" w14:paraId="000007F5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F6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podrán modificar los registros de salida</w:t>
            </w:r>
          </w:p>
        </w:tc>
      </w:tr>
      <w:tr>
        <w:tc>
          <w:tcPr/>
          <w:p w:rsidR="00000000" w:rsidDel="00000000" w:rsidP="00000000" w:rsidRDefault="00000000" w:rsidRPr="00000000" w14:paraId="000007F8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F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deberá estar registrado en el sistema de información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7F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7FC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7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7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01">
            <w:pPr>
              <w:rPr/>
            </w:pPr>
            <w:r w:rsidDel="00000000" w:rsidR="00000000" w:rsidRPr="00000000">
              <w:rPr>
                <w:rtl w:val="0"/>
              </w:rPr>
              <w:t xml:space="preserve">Ingresar los datos para poder ingresar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04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07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podrán ver la información de los registros</w:t>
            </w:r>
          </w:p>
        </w:tc>
      </w:tr>
      <w:tr>
        <w:tc>
          <w:tcPr/>
          <w:p w:rsidR="00000000" w:rsidDel="00000000" w:rsidP="00000000" w:rsidRDefault="00000000" w:rsidRPr="00000000" w14:paraId="00000808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09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80C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12">
            <w:pPr>
              <w:rPr/>
            </w:pPr>
            <w:r w:rsidDel="00000000" w:rsidR="00000000" w:rsidRPr="00000000">
              <w:rPr>
                <w:rtl w:val="0"/>
              </w:rPr>
              <w:t xml:space="preserve">Si el login y el password son incorrectos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15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los datos</w:t>
            </w:r>
          </w:p>
        </w:tc>
      </w:tr>
    </w:tbl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jc w:val="center"/>
        <w:rPr/>
      </w:pPr>
      <w:r w:rsidDel="00000000" w:rsidR="00000000" w:rsidRPr="00000000">
        <w:rPr>
          <w:rtl w:val="0"/>
        </w:rPr>
        <w:t xml:space="preserve">PROPIETARIO</w:t>
        <w:tab/>
      </w:r>
    </w:p>
    <w:p w:rsidR="00000000" w:rsidDel="00000000" w:rsidP="00000000" w:rsidRDefault="00000000" w:rsidRPr="00000000" w14:paraId="0000081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612130" cy="197294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0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81B">
            <w:pPr>
              <w:rPr/>
            </w:pPr>
            <w:r w:rsidDel="00000000" w:rsidR="00000000" w:rsidRPr="00000000">
              <w:rPr>
                <w:rtl w:val="0"/>
              </w:rPr>
              <w:t xml:space="preserve">Caso de Uso 11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1C">
            <w:pPr>
              <w:rPr/>
            </w:pPr>
            <w:r w:rsidDel="00000000" w:rsidR="00000000" w:rsidRPr="00000000">
              <w:rPr>
                <w:rtl w:val="0"/>
              </w:rPr>
              <w:t xml:space="preserve">Gestionar Marketing y Publicidad </w:t>
            </w:r>
          </w:p>
        </w:tc>
      </w:tr>
      <w:tr>
        <w:tc>
          <w:tcPr/>
          <w:p w:rsidR="00000000" w:rsidDel="00000000" w:rsidP="00000000" w:rsidRDefault="00000000" w:rsidRPr="00000000" w14:paraId="0000081E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1F">
            <w:pPr>
              <w:rPr/>
            </w:pPr>
            <w:r w:rsidDel="00000000" w:rsidR="00000000" w:rsidRPr="00000000">
              <w:rPr>
                <w:rtl w:val="0"/>
              </w:rPr>
              <w:t xml:space="preserve">Propietario, Administrador, entrenador y cliente </w:t>
            </w:r>
          </w:p>
        </w:tc>
      </w:tr>
      <w:tr>
        <w:tc>
          <w:tcPr/>
          <w:p w:rsidR="00000000" w:rsidDel="00000000" w:rsidP="00000000" w:rsidRDefault="00000000" w:rsidRPr="00000000" w14:paraId="00000821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2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Propietario, Administrador, entrenador y cliente visualizara  eventos y publicidad creada</w:t>
            </w:r>
          </w:p>
        </w:tc>
      </w:tr>
      <w:tr>
        <w:tc>
          <w:tcPr/>
          <w:p w:rsidR="00000000" w:rsidDel="00000000" w:rsidP="00000000" w:rsidRDefault="00000000" w:rsidRPr="00000000" w14:paraId="00000824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Propietario, Administrador, entrenador y cliente para poder consultar los eventos y publicidad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2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828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8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2D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Propietario, Administrador, entrenador y cliente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30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33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Propietario, Administrador, entrenador y cliente podrá hacer consultas </w:t>
            </w:r>
          </w:p>
        </w:tc>
      </w:tr>
      <w:tr>
        <w:tc>
          <w:tcPr/>
          <w:p w:rsidR="00000000" w:rsidDel="00000000" w:rsidP="00000000" w:rsidRDefault="00000000" w:rsidRPr="00000000" w14:paraId="00000834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35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Propietario, Administrador, entrenador y cliente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83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3E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41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8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1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844">
            <w:pPr>
              <w:rPr/>
            </w:pPr>
            <w:r w:rsidDel="00000000" w:rsidR="00000000" w:rsidRPr="00000000">
              <w:rPr>
                <w:rtl w:val="0"/>
              </w:rPr>
              <w:t xml:space="preserve">Caso de Uso 11.1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45">
            <w:pPr>
              <w:rPr/>
            </w:pPr>
            <w:r w:rsidDel="00000000" w:rsidR="00000000" w:rsidRPr="00000000">
              <w:rPr>
                <w:rtl w:val="0"/>
              </w:rPr>
              <w:t xml:space="preserve">Validar Marketing y publicidad </w:t>
            </w:r>
          </w:p>
        </w:tc>
      </w:tr>
      <w:tr>
        <w:tc>
          <w:tcPr/>
          <w:p w:rsidR="00000000" w:rsidDel="00000000" w:rsidP="00000000" w:rsidRDefault="00000000" w:rsidRPr="00000000" w14:paraId="00000847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48">
            <w:pPr>
              <w:rPr/>
            </w:pPr>
            <w:r w:rsidDel="00000000" w:rsidR="00000000" w:rsidRPr="00000000">
              <w:rPr>
                <w:rtl w:val="0"/>
              </w:rPr>
              <w:t xml:space="preserve">Propietario</w:t>
            </w:r>
          </w:p>
        </w:tc>
      </w:tr>
      <w:tr>
        <w:tc>
          <w:tcPr/>
          <w:p w:rsidR="00000000" w:rsidDel="00000000" w:rsidP="00000000" w:rsidRDefault="00000000" w:rsidRPr="00000000" w14:paraId="0000084A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4B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validara si la Marketing y publicidad esta creada o no </w:t>
            </w:r>
          </w:p>
        </w:tc>
      </w:tr>
      <w:tr>
        <w:tc>
          <w:tcPr/>
          <w:p w:rsidR="00000000" w:rsidDel="00000000" w:rsidP="00000000" w:rsidRDefault="00000000" w:rsidRPr="00000000" w14:paraId="0000084D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4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para poder consultar si el Marketing y publicidad existe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5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851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8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56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Propietario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59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5C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podrá hacer consultas si Marketing y publicidad existe</w:t>
            </w:r>
          </w:p>
        </w:tc>
      </w:tr>
      <w:tr>
        <w:tc>
          <w:tcPr/>
          <w:p w:rsidR="00000000" w:rsidDel="00000000" w:rsidP="00000000" w:rsidRDefault="00000000" w:rsidRPr="00000000" w14:paraId="0000085D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5E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86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67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6A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2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86D">
            <w:pPr>
              <w:rPr/>
            </w:pPr>
            <w:r w:rsidDel="00000000" w:rsidR="00000000" w:rsidRPr="00000000">
              <w:rPr>
                <w:rtl w:val="0"/>
              </w:rPr>
              <w:t xml:space="preserve">Caso de Uso 11.2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6E">
            <w:pPr>
              <w:rPr/>
            </w:pPr>
            <w:r w:rsidDel="00000000" w:rsidR="00000000" w:rsidRPr="00000000">
              <w:rPr>
                <w:rtl w:val="0"/>
              </w:rPr>
              <w:t xml:space="preserve">Subir Marketing y publicidad</w:t>
            </w:r>
          </w:p>
        </w:tc>
      </w:tr>
      <w:tr>
        <w:tc>
          <w:tcPr/>
          <w:p w:rsidR="00000000" w:rsidDel="00000000" w:rsidP="00000000" w:rsidRDefault="00000000" w:rsidRPr="00000000" w14:paraId="00000870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71">
            <w:pPr>
              <w:rPr/>
            </w:pPr>
            <w:r w:rsidDel="00000000" w:rsidR="00000000" w:rsidRPr="00000000">
              <w:rPr>
                <w:rtl w:val="0"/>
              </w:rPr>
              <w:t xml:space="preserve">Propietario y Administrador </w:t>
            </w:r>
          </w:p>
        </w:tc>
      </w:tr>
      <w:tr>
        <w:tc>
          <w:tcPr/>
          <w:p w:rsidR="00000000" w:rsidDel="00000000" w:rsidP="00000000" w:rsidRDefault="00000000" w:rsidRPr="00000000" w14:paraId="00000873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74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suben información de Marketing al sistema </w:t>
            </w:r>
          </w:p>
        </w:tc>
      </w:tr>
      <w:tr>
        <w:tc>
          <w:tcPr/>
          <w:p w:rsidR="00000000" w:rsidDel="00000000" w:rsidP="00000000" w:rsidRDefault="00000000" w:rsidRPr="00000000" w14:paraId="00000876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7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y Administrador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7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87A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87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7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7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7F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82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85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crea nuevo Marketing y publicidad</w:t>
            </w:r>
          </w:p>
        </w:tc>
      </w:tr>
      <w:tr>
        <w:tc>
          <w:tcPr/>
          <w:p w:rsidR="00000000" w:rsidDel="00000000" w:rsidP="00000000" w:rsidRDefault="00000000" w:rsidRPr="00000000" w14:paraId="00000886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87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y Administrador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8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88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8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8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8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90">
            <w:pPr>
              <w:rPr/>
            </w:pPr>
            <w:r w:rsidDel="00000000" w:rsidR="00000000" w:rsidRPr="00000000">
              <w:rPr>
                <w:rtl w:val="0"/>
              </w:rPr>
              <w:t xml:space="preserve">No podrá ingresar al sistema si ingresa sus datos mal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93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solicitara que ingrese nuevamente sus datos </w:t>
            </w:r>
          </w:p>
        </w:tc>
      </w:tr>
    </w:tbl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</w:r>
    </w:p>
    <w:tbl>
      <w:tblPr>
        <w:tblStyle w:val="Table53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895">
            <w:pPr>
              <w:rPr/>
            </w:pPr>
            <w:r w:rsidDel="00000000" w:rsidR="00000000" w:rsidRPr="00000000">
              <w:rPr>
                <w:rtl w:val="0"/>
              </w:rPr>
              <w:t xml:space="preserve">Caso de Uso 11.3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96">
            <w:pPr>
              <w:rPr/>
            </w:pPr>
            <w:r w:rsidDel="00000000" w:rsidR="00000000" w:rsidRPr="00000000">
              <w:rPr>
                <w:rtl w:val="0"/>
              </w:rPr>
              <w:t xml:space="preserve">Realizar búsqueda </w:t>
            </w:r>
          </w:p>
        </w:tc>
      </w:tr>
      <w:tr>
        <w:tc>
          <w:tcPr/>
          <w:p w:rsidR="00000000" w:rsidDel="00000000" w:rsidP="00000000" w:rsidRDefault="00000000" w:rsidRPr="00000000" w14:paraId="00000898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99">
            <w:pPr>
              <w:rPr/>
            </w:pPr>
            <w:r w:rsidDel="00000000" w:rsidR="00000000" w:rsidRPr="00000000">
              <w:rPr>
                <w:rtl w:val="0"/>
              </w:rPr>
              <w:t xml:space="preserve">Propietario, Administrador, entrenador y cliente</w:t>
            </w:r>
          </w:p>
        </w:tc>
      </w:tr>
      <w:tr>
        <w:tc>
          <w:tcPr/>
          <w:p w:rsidR="00000000" w:rsidDel="00000000" w:rsidP="00000000" w:rsidRDefault="00000000" w:rsidRPr="00000000" w14:paraId="0000089B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9C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Propietario, Administrador, entrenador y cliente realizan búsquedas en el sitio web </w:t>
            </w:r>
          </w:p>
        </w:tc>
      </w:tr>
      <w:tr>
        <w:tc>
          <w:tcPr/>
          <w:p w:rsidR="00000000" w:rsidDel="00000000" w:rsidP="00000000" w:rsidRDefault="00000000" w:rsidRPr="00000000" w14:paraId="0000089E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9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Propietario, Administrador, entrenador y cliente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A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8A2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8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A7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AA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AD">
            <w:pPr>
              <w:rPr/>
            </w:pPr>
            <w:r w:rsidDel="00000000" w:rsidR="00000000" w:rsidRPr="00000000">
              <w:rPr>
                <w:rtl w:val="0"/>
              </w:rPr>
              <w:t xml:space="preserve">Propietario, Administrador, entrenador y cliente realizan búsquedas </w:t>
            </w:r>
          </w:p>
        </w:tc>
      </w:tr>
      <w:tr>
        <w:tc>
          <w:tcPr/>
          <w:p w:rsidR="00000000" w:rsidDel="00000000" w:rsidP="00000000" w:rsidRDefault="00000000" w:rsidRPr="00000000" w14:paraId="000008AE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AF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Propietario, Administrador, entrenador y cliente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B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8B2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B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8">
            <w:pPr>
              <w:rPr/>
            </w:pPr>
            <w:r w:rsidDel="00000000" w:rsidR="00000000" w:rsidRPr="00000000">
              <w:rPr>
                <w:rtl w:val="0"/>
              </w:rPr>
              <w:t xml:space="preserve">No podrá ingresar al sistema si ingresa sus datos mal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B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BB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solicitara que ingrese nuevamente sus datos </w:t>
            </w:r>
          </w:p>
        </w:tc>
      </w:tr>
    </w:tbl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</w:r>
    </w:p>
    <w:tbl>
      <w:tblPr>
        <w:tblStyle w:val="Table54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8BD">
            <w:pPr>
              <w:rPr/>
            </w:pPr>
            <w:r w:rsidDel="00000000" w:rsidR="00000000" w:rsidRPr="00000000">
              <w:rPr>
                <w:rtl w:val="0"/>
              </w:rPr>
              <w:t xml:space="preserve">Caso de Uso 11.4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BE">
            <w:pPr>
              <w:rPr/>
            </w:pPr>
            <w:r w:rsidDel="00000000" w:rsidR="00000000" w:rsidRPr="00000000">
              <w:rPr>
                <w:rtl w:val="0"/>
              </w:rPr>
              <w:t xml:space="preserve">Modificar y eliminar Marketing y publicidad </w:t>
            </w:r>
          </w:p>
        </w:tc>
      </w:tr>
      <w:tr>
        <w:tc>
          <w:tcPr/>
          <w:p w:rsidR="00000000" w:rsidDel="00000000" w:rsidP="00000000" w:rsidRDefault="00000000" w:rsidRPr="00000000" w14:paraId="000008C0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C1">
            <w:pPr>
              <w:rPr/>
            </w:pPr>
            <w:r w:rsidDel="00000000" w:rsidR="00000000" w:rsidRPr="00000000">
              <w:rPr>
                <w:rtl w:val="0"/>
              </w:rPr>
              <w:t xml:space="preserve">Propietario</w:t>
            </w:r>
          </w:p>
        </w:tc>
      </w:tr>
      <w:tr>
        <w:tc>
          <w:tcPr/>
          <w:p w:rsidR="00000000" w:rsidDel="00000000" w:rsidP="00000000" w:rsidRDefault="00000000" w:rsidRPr="00000000" w14:paraId="000008C3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C4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modificara la información de Marketing y publicidad</w:t>
            </w:r>
          </w:p>
        </w:tc>
      </w:tr>
      <w:tr>
        <w:tc>
          <w:tcPr/>
          <w:p w:rsidR="00000000" w:rsidDel="00000000" w:rsidP="00000000" w:rsidRDefault="00000000" w:rsidRPr="00000000" w14:paraId="000008C6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C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tendrá que estar registrado en el sistema con un login y password únicos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C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8CA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8C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CF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únicos del propietario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D2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el login y el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D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D5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podrá modificar Marketing y publicidad</w:t>
            </w:r>
          </w:p>
        </w:tc>
      </w:tr>
      <w:tr>
        <w:tc>
          <w:tcPr/>
          <w:p w:rsidR="00000000" w:rsidDel="00000000" w:rsidP="00000000" w:rsidRDefault="00000000" w:rsidRPr="00000000" w14:paraId="000008D6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D7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8D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E0">
            <w:pPr>
              <w:rPr/>
            </w:pPr>
            <w:r w:rsidDel="00000000" w:rsidR="00000000" w:rsidRPr="00000000">
              <w:rPr>
                <w:rtl w:val="0"/>
              </w:rPr>
              <w:t xml:space="preserve">Si el propietario no ingresa los datos correctos no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E3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sus datos</w:t>
            </w:r>
          </w:p>
        </w:tc>
      </w:tr>
    </w:tbl>
    <w:p w:rsidR="00000000" w:rsidDel="00000000" w:rsidP="00000000" w:rsidRDefault="00000000" w:rsidRPr="00000000" w14:paraId="000008E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jc w:val="center"/>
        <w:rPr/>
      </w:pPr>
      <w:r w:rsidDel="00000000" w:rsidR="00000000" w:rsidRPr="00000000">
        <w:rPr>
          <w:rtl w:val="0"/>
        </w:rPr>
        <w:t xml:space="preserve">PROPIETARIO</w:t>
      </w:r>
    </w:p>
    <w:p w:rsidR="00000000" w:rsidDel="00000000" w:rsidP="00000000" w:rsidRDefault="00000000" w:rsidRPr="00000000" w14:paraId="000008E6">
      <w:pPr>
        <w:jc w:val="center"/>
        <w:rPr/>
      </w:pPr>
      <w:bookmarkStart w:colFirst="0" w:colLast="0" w:name="_heading=h.30j0zll" w:id="1"/>
      <w:bookmarkEnd w:id="1"/>
      <w:r w:rsidDel="00000000" w:rsidR="00000000" w:rsidRPr="00000000">
        <w:rPr/>
        <w:drawing>
          <wp:inline distB="0" distT="0" distL="0" distR="0">
            <wp:extent cx="5612130" cy="200787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5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8E7">
            <w:pPr>
              <w:rPr/>
            </w:pPr>
            <w:r w:rsidDel="00000000" w:rsidR="00000000" w:rsidRPr="00000000">
              <w:rPr>
                <w:rtl w:val="0"/>
              </w:rPr>
              <w:t xml:space="preserve">Caso de Uso 12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E8">
            <w:pPr>
              <w:rPr/>
            </w:pPr>
            <w:r w:rsidDel="00000000" w:rsidR="00000000" w:rsidRPr="00000000">
              <w:rPr>
                <w:rtl w:val="0"/>
              </w:rPr>
              <w:t xml:space="preserve">Gestionar Rol</w:t>
            </w:r>
          </w:p>
        </w:tc>
      </w:tr>
      <w:tr>
        <w:tc>
          <w:tcPr/>
          <w:p w:rsidR="00000000" w:rsidDel="00000000" w:rsidP="00000000" w:rsidRDefault="00000000" w:rsidRPr="00000000" w14:paraId="000008EA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EB">
            <w:pPr>
              <w:rPr/>
            </w:pPr>
            <w:r w:rsidDel="00000000" w:rsidR="00000000" w:rsidRPr="00000000">
              <w:rPr>
                <w:rtl w:val="0"/>
              </w:rPr>
              <w:t xml:space="preserve">Propietario</w:t>
            </w:r>
          </w:p>
        </w:tc>
      </w:tr>
      <w:tr>
        <w:tc>
          <w:tcPr/>
          <w:p w:rsidR="00000000" w:rsidDel="00000000" w:rsidP="00000000" w:rsidRDefault="00000000" w:rsidRPr="00000000" w14:paraId="000008ED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EE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verifica si el rol esta creado o no </w:t>
            </w:r>
          </w:p>
        </w:tc>
      </w:tr>
      <w:tr>
        <w:tc>
          <w:tcPr/>
          <w:p w:rsidR="00000000" w:rsidDel="00000000" w:rsidP="00000000" w:rsidRDefault="00000000" w:rsidRPr="00000000" w14:paraId="000008F0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F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para poder consultar los roles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8F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8F4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8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F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F9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Propietario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8FC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8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F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8FF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podrá verificar los roles</w:t>
            </w:r>
          </w:p>
        </w:tc>
      </w:tr>
      <w:tr>
        <w:tc>
          <w:tcPr/>
          <w:p w:rsidR="00000000" w:rsidDel="00000000" w:rsidP="00000000" w:rsidRDefault="00000000" w:rsidRPr="00000000" w14:paraId="00000900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01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9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904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0A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0D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9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F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6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910">
            <w:pPr>
              <w:rPr/>
            </w:pPr>
            <w:r w:rsidDel="00000000" w:rsidR="00000000" w:rsidRPr="00000000">
              <w:rPr>
                <w:rtl w:val="0"/>
              </w:rPr>
              <w:t xml:space="preserve">Caso de Uso 12.1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11">
            <w:pPr>
              <w:rPr/>
            </w:pPr>
            <w:r w:rsidDel="00000000" w:rsidR="00000000" w:rsidRPr="00000000">
              <w:rPr>
                <w:rtl w:val="0"/>
              </w:rPr>
              <w:t xml:space="preserve">Verificar Rol</w:t>
            </w:r>
          </w:p>
        </w:tc>
      </w:tr>
      <w:tr>
        <w:tc>
          <w:tcPr/>
          <w:p w:rsidR="00000000" w:rsidDel="00000000" w:rsidP="00000000" w:rsidRDefault="00000000" w:rsidRPr="00000000" w14:paraId="00000913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14">
            <w:pPr>
              <w:rPr/>
            </w:pPr>
            <w:r w:rsidDel="00000000" w:rsidR="00000000" w:rsidRPr="00000000">
              <w:rPr>
                <w:rtl w:val="0"/>
              </w:rPr>
              <w:t xml:space="preserve">Propietario</w:t>
            </w:r>
          </w:p>
        </w:tc>
      </w:tr>
      <w:tr>
        <w:tc>
          <w:tcPr/>
          <w:p w:rsidR="00000000" w:rsidDel="00000000" w:rsidP="00000000" w:rsidRDefault="00000000" w:rsidRPr="00000000" w14:paraId="00000916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17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verifica el Rol </w:t>
            </w:r>
          </w:p>
        </w:tc>
      </w:tr>
      <w:tr>
        <w:tc>
          <w:tcPr/>
          <w:p w:rsidR="00000000" w:rsidDel="00000000" w:rsidP="00000000" w:rsidRDefault="00000000" w:rsidRPr="00000000" w14:paraId="00000919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1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para poder consultar los roles existentes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91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91D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9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2">
            <w:pPr>
              <w:rPr/>
            </w:pPr>
            <w:r w:rsidDel="00000000" w:rsidR="00000000" w:rsidRPr="00000000">
              <w:rPr>
                <w:rtl w:val="0"/>
              </w:rPr>
              <w:t xml:space="preserve">Ingresar datos únicos del Propietario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25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28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podrá verificara los roles</w:t>
            </w:r>
          </w:p>
        </w:tc>
      </w:tr>
      <w:tr>
        <w:tc>
          <w:tcPr/>
          <w:p w:rsidR="00000000" w:rsidDel="00000000" w:rsidP="00000000" w:rsidRDefault="00000000" w:rsidRPr="00000000" w14:paraId="00000929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2A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9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92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33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no son correctos no podrá acceder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36">
            <w:pPr>
              <w:rPr/>
            </w:pPr>
            <w:r w:rsidDel="00000000" w:rsidR="00000000" w:rsidRPr="00000000">
              <w:rPr>
                <w:rtl w:val="0"/>
              </w:rPr>
              <w:t xml:space="preserve">El sistema pedirá que ingrese los datos de nuevo</w:t>
            </w:r>
          </w:p>
        </w:tc>
      </w:tr>
    </w:tbl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</w:r>
    </w:p>
    <w:tbl>
      <w:tblPr>
        <w:tblStyle w:val="Table57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938">
            <w:pPr>
              <w:rPr/>
            </w:pPr>
            <w:r w:rsidDel="00000000" w:rsidR="00000000" w:rsidRPr="00000000">
              <w:rPr>
                <w:rtl w:val="0"/>
              </w:rPr>
              <w:t xml:space="preserve">Caso de Uso 12.2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39">
            <w:pPr>
              <w:rPr/>
            </w:pPr>
            <w:r w:rsidDel="00000000" w:rsidR="00000000" w:rsidRPr="00000000">
              <w:rPr>
                <w:rtl w:val="0"/>
              </w:rPr>
              <w:t xml:space="preserve">Crear Rol</w:t>
            </w:r>
          </w:p>
        </w:tc>
      </w:tr>
      <w:tr>
        <w:tc>
          <w:tcPr/>
          <w:p w:rsidR="00000000" w:rsidDel="00000000" w:rsidP="00000000" w:rsidRDefault="00000000" w:rsidRPr="00000000" w14:paraId="0000093B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3C">
            <w:pPr>
              <w:rPr/>
            </w:pPr>
            <w:r w:rsidDel="00000000" w:rsidR="00000000" w:rsidRPr="00000000">
              <w:rPr>
                <w:rtl w:val="0"/>
              </w:rPr>
              <w:t xml:space="preserve">Propietario, Administrador, Entrenador y cliente</w:t>
            </w:r>
          </w:p>
        </w:tc>
      </w:tr>
      <w:tr>
        <w:tc>
          <w:tcPr/>
          <w:p w:rsidR="00000000" w:rsidDel="00000000" w:rsidP="00000000" w:rsidRDefault="00000000" w:rsidRPr="00000000" w14:paraId="0000093E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3F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Propietario, Administrador, Entrenador y cliente crean un nuevo rol</w:t>
            </w:r>
          </w:p>
        </w:tc>
      </w:tr>
      <w:tr>
        <w:tc>
          <w:tcPr/>
          <w:p w:rsidR="00000000" w:rsidDel="00000000" w:rsidP="00000000" w:rsidRDefault="00000000" w:rsidRPr="00000000" w14:paraId="00000941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4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Propietario, Administrador, Entrenador y cliente deberá de estar registrado en el sistema web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94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945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9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4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4A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4D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el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50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Propietario, Administrador, Entrenador y cliente crea un  nuevo rol</w:t>
            </w:r>
          </w:p>
        </w:tc>
      </w:tr>
      <w:tr>
        <w:tc>
          <w:tcPr/>
          <w:p w:rsidR="00000000" w:rsidDel="00000000" w:rsidP="00000000" w:rsidRDefault="00000000" w:rsidRPr="00000000" w14:paraId="00000951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52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Propietario, Administrador, Entrenador y cliente ingresa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9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95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5B">
            <w:pPr>
              <w:rPr/>
            </w:pPr>
            <w:r w:rsidDel="00000000" w:rsidR="00000000" w:rsidRPr="00000000">
              <w:rPr>
                <w:rtl w:val="0"/>
              </w:rPr>
              <w:t xml:space="preserve">No podrá ingresar al sistema si ingresa sus datos mal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5E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solicitara que ingrese nuevamente sus datos </w:t>
            </w:r>
          </w:p>
        </w:tc>
      </w:tr>
    </w:tbl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</w:r>
    </w:p>
    <w:tbl>
      <w:tblPr>
        <w:tblStyle w:val="Table58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960">
            <w:pPr>
              <w:rPr/>
            </w:pPr>
            <w:r w:rsidDel="00000000" w:rsidR="00000000" w:rsidRPr="00000000">
              <w:rPr>
                <w:rtl w:val="0"/>
              </w:rPr>
              <w:t xml:space="preserve">Caso de Uso 12.3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61">
            <w:pPr>
              <w:rPr/>
            </w:pPr>
            <w:r w:rsidDel="00000000" w:rsidR="00000000" w:rsidRPr="00000000">
              <w:rPr>
                <w:rtl w:val="0"/>
              </w:rPr>
              <w:t xml:space="preserve">Modificar Rol</w:t>
            </w:r>
          </w:p>
        </w:tc>
      </w:tr>
      <w:tr>
        <w:tc>
          <w:tcPr/>
          <w:p w:rsidR="00000000" w:rsidDel="00000000" w:rsidP="00000000" w:rsidRDefault="00000000" w:rsidRPr="00000000" w14:paraId="00000963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64">
            <w:pPr>
              <w:rPr/>
            </w:pPr>
            <w:r w:rsidDel="00000000" w:rsidR="00000000" w:rsidRPr="00000000">
              <w:rPr>
                <w:rtl w:val="0"/>
              </w:rPr>
              <w:t xml:space="preserve">Propietario</w:t>
            </w:r>
          </w:p>
        </w:tc>
      </w:tr>
      <w:tr>
        <w:tc>
          <w:tcPr/>
          <w:p w:rsidR="00000000" w:rsidDel="00000000" w:rsidP="00000000" w:rsidRDefault="00000000" w:rsidRPr="00000000" w14:paraId="00000966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67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modificara la información de los roles </w:t>
            </w:r>
          </w:p>
        </w:tc>
      </w:tr>
      <w:tr>
        <w:tc>
          <w:tcPr/>
          <w:p w:rsidR="00000000" w:rsidDel="00000000" w:rsidP="00000000" w:rsidRDefault="00000000" w:rsidRPr="00000000" w14:paraId="00000969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6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tendrá que estar registrado en el sistema con un login y password únicos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96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96D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9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72">
            <w:pPr>
              <w:rPr/>
            </w:pPr>
            <w:r w:rsidDel="00000000" w:rsidR="00000000" w:rsidRPr="00000000">
              <w:rPr>
                <w:rtl w:val="0"/>
              </w:rPr>
              <w:t xml:space="preserve">Ingresar login y password únicos del Propietario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75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validara el login y el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78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podrá modificar los roles </w:t>
            </w:r>
          </w:p>
        </w:tc>
      </w:tr>
      <w:tr>
        <w:tc>
          <w:tcPr/>
          <w:p w:rsidR="00000000" w:rsidDel="00000000" w:rsidP="00000000" w:rsidRDefault="00000000" w:rsidRPr="00000000" w14:paraId="00000979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7A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97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97D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8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8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83">
            <w:pPr>
              <w:rPr/>
            </w:pPr>
            <w:r w:rsidDel="00000000" w:rsidR="00000000" w:rsidRPr="00000000">
              <w:rPr>
                <w:rtl w:val="0"/>
              </w:rPr>
              <w:t xml:space="preserve">Si el Propietario no ingresa los datos correctos no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8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86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nuevamente sus datos</w:t>
            </w:r>
          </w:p>
        </w:tc>
      </w:tr>
    </w:tbl>
    <w:p w:rsidR="00000000" w:rsidDel="00000000" w:rsidP="00000000" w:rsidRDefault="00000000" w:rsidRPr="00000000" w14:paraId="0000098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59"/>
        <w:tblW w:w="897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92"/>
        <w:gridCol w:w="802"/>
        <w:gridCol w:w="5184"/>
        <w:tblGridChange w:id="0">
          <w:tblGrid>
            <w:gridCol w:w="2992"/>
            <w:gridCol w:w="802"/>
            <w:gridCol w:w="5184"/>
          </w:tblGrid>
        </w:tblGridChange>
      </w:tblGrid>
      <w:tr>
        <w:tc>
          <w:tcPr/>
          <w:p w:rsidR="00000000" w:rsidDel="00000000" w:rsidP="00000000" w:rsidRDefault="00000000" w:rsidRPr="00000000" w14:paraId="00000988">
            <w:pPr>
              <w:rPr/>
            </w:pPr>
            <w:r w:rsidDel="00000000" w:rsidR="00000000" w:rsidRPr="00000000">
              <w:rPr>
                <w:rtl w:val="0"/>
              </w:rPr>
              <w:t xml:space="preserve">Caso de Uso 12.4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9">
            <w:pPr>
              <w:rPr/>
            </w:pPr>
            <w:r w:rsidDel="00000000" w:rsidR="00000000" w:rsidRPr="00000000">
              <w:rPr>
                <w:rtl w:val="0"/>
              </w:rPr>
              <w:t xml:space="preserve">Eliminar Rol</w:t>
            </w:r>
          </w:p>
        </w:tc>
      </w:tr>
      <w:tr>
        <w:tc>
          <w:tcPr/>
          <w:p w:rsidR="00000000" w:rsidDel="00000000" w:rsidP="00000000" w:rsidRDefault="00000000" w:rsidRPr="00000000" w14:paraId="0000098B">
            <w:pPr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C">
            <w:pPr>
              <w:rPr/>
            </w:pPr>
            <w:r w:rsidDel="00000000" w:rsidR="00000000" w:rsidRPr="00000000">
              <w:rPr>
                <w:rtl w:val="0"/>
              </w:rPr>
              <w:t xml:space="preserve">Propietario</w:t>
            </w:r>
          </w:p>
        </w:tc>
      </w:tr>
      <w:tr>
        <w:tc>
          <w:tcPr/>
          <w:p w:rsidR="00000000" w:rsidDel="00000000" w:rsidP="00000000" w:rsidRDefault="00000000" w:rsidRPr="00000000" w14:paraId="0000098E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F">
            <w:pPr>
              <w:rPr/>
            </w:pPr>
            <w:r w:rsidDel="00000000" w:rsidR="00000000" w:rsidRPr="00000000">
              <w:rPr>
                <w:rtl w:val="0"/>
              </w:rPr>
              <w:t xml:space="preserve">La información del sistema solo podrá ser eliminada por el Propietario</w:t>
            </w:r>
          </w:p>
        </w:tc>
      </w:tr>
      <w:tr>
        <w:tc>
          <w:tcPr/>
          <w:p w:rsidR="00000000" w:rsidDel="00000000" w:rsidP="00000000" w:rsidRDefault="00000000" w:rsidRPr="00000000" w14:paraId="00000991">
            <w:pPr>
              <w:rPr/>
            </w:pPr>
            <w:r w:rsidDel="00000000" w:rsidR="00000000" w:rsidRPr="00000000">
              <w:rPr>
                <w:rtl w:val="0"/>
              </w:rPr>
              <w:t xml:space="preserve">Precondición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9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El Propietario deberá de estar registrado en el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99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 </w:t>
            </w:r>
          </w:p>
          <w:p w:rsidR="00000000" w:rsidDel="00000000" w:rsidP="00000000" w:rsidRDefault="00000000" w:rsidRPr="00000000" w14:paraId="00000995">
            <w:pPr>
              <w:rPr/>
            </w:pPr>
            <w:r w:rsidDel="00000000" w:rsidR="00000000" w:rsidRPr="00000000">
              <w:rPr>
                <w:rtl w:val="0"/>
              </w:rPr>
              <w:t xml:space="preserve">Normal</w:t>
            </w:r>
          </w:p>
        </w:tc>
        <w:tc>
          <w:tcPr/>
          <w:p w:rsidR="00000000" w:rsidDel="00000000" w:rsidP="00000000" w:rsidRDefault="00000000" w:rsidRPr="00000000" w14:paraId="000009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9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A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ingresa su login y password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9D">
            <w:pPr>
              <w:rPr/>
            </w:pPr>
            <w:r w:rsidDel="00000000" w:rsidR="00000000" w:rsidRPr="00000000">
              <w:rPr>
                <w:rtl w:val="0"/>
              </w:rPr>
              <w:t xml:space="preserve">El sistema valida los datos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A0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puede eliminar roles</w:t>
            </w:r>
          </w:p>
        </w:tc>
      </w:tr>
      <w:tr>
        <w:tc>
          <w:tcPr/>
          <w:p w:rsidR="00000000" w:rsidDel="00000000" w:rsidP="00000000" w:rsidRDefault="00000000" w:rsidRPr="00000000" w14:paraId="000009A1">
            <w:pPr>
              <w:rPr/>
            </w:pPr>
            <w:r w:rsidDel="00000000" w:rsidR="00000000" w:rsidRPr="00000000">
              <w:rPr>
                <w:rtl w:val="0"/>
              </w:rPr>
              <w:t xml:space="preserve">Pos Condición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A2">
            <w:pPr>
              <w:rPr/>
            </w:pPr>
            <w:r w:rsidDel="00000000" w:rsidR="00000000" w:rsidRPr="00000000">
              <w:rPr>
                <w:rtl w:val="0"/>
              </w:rPr>
              <w:t xml:space="preserve">El Propietario accede al sistema</w:t>
            </w:r>
          </w:p>
        </w:tc>
      </w:tr>
      <w:tr>
        <w:tc>
          <w:tcPr>
            <w:vMerge w:val="restart"/>
          </w:tcPr>
          <w:p w:rsidR="00000000" w:rsidDel="00000000" w:rsidP="00000000" w:rsidRDefault="00000000" w:rsidRPr="00000000" w14:paraId="000009A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Excepciones</w:t>
            </w:r>
          </w:p>
          <w:p w:rsidR="00000000" w:rsidDel="00000000" w:rsidP="00000000" w:rsidRDefault="00000000" w:rsidRPr="00000000" w14:paraId="000009A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A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AB">
            <w:pPr>
              <w:rPr/>
            </w:pPr>
            <w:r w:rsidDel="00000000" w:rsidR="00000000" w:rsidRPr="00000000">
              <w:rPr>
                <w:rtl w:val="0"/>
              </w:rPr>
              <w:t xml:space="preserve">Si los datos ingresados por el Propietario no son válidos non podrá ingresar al sistema</w:t>
            </w:r>
          </w:p>
        </w:tc>
      </w:tr>
      <w:tr>
        <w:tc>
          <w:tcPr>
            <w:vMerge w:val="continue"/>
          </w:tcPr>
          <w:p w:rsidR="00000000" w:rsidDel="00000000" w:rsidP="00000000" w:rsidRDefault="00000000" w:rsidRPr="00000000" w14:paraId="000009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A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AE">
            <w:pPr>
              <w:rPr/>
            </w:pPr>
            <w:r w:rsidDel="00000000" w:rsidR="00000000" w:rsidRPr="00000000">
              <w:rPr>
                <w:rtl w:val="0"/>
              </w:rPr>
              <w:t xml:space="preserve">El sistema le pedirá que ingrese o través su login y password</w:t>
            </w:r>
          </w:p>
        </w:tc>
      </w:tr>
    </w:tbl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B9033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 w:val="1"/>
    <w:rsid w:val="001F7A8A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F7A8A"/>
  </w:style>
  <w:style w:type="paragraph" w:styleId="Piedepgina">
    <w:name w:val="footer"/>
    <w:basedOn w:val="Normal"/>
    <w:link w:val="PiedepginaCar"/>
    <w:uiPriority w:val="99"/>
    <w:unhideWhenUsed w:val="1"/>
    <w:rsid w:val="001F7A8A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F7A8A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9+1owij8/4WpbUHvhXTeNTkURA==">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2019-12-13T02:21:00Z</dcterms:created>
  <dc:creator>APRENDIZ</dc:creator>
</cp:coreProperties>
</file>